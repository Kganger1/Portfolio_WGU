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DD451F" w14:textId="77777777" w:rsidR="576062CF" w:rsidRDefault="576062CF" w:rsidP="00FD478C">
      <w:bookmarkStart w:id="0" w:name="_Hlk165840218"/>
      <w:bookmarkEnd w:id="0"/>
    </w:p>
    <w:p w14:paraId="50B1A4A1" w14:textId="77777777" w:rsidR="576062CF" w:rsidRDefault="576062CF" w:rsidP="00FD478C"/>
    <w:p w14:paraId="4A05A3C2" w14:textId="77777777" w:rsidR="576062CF" w:rsidRDefault="576062CF" w:rsidP="00FD478C"/>
    <w:p w14:paraId="55681933" w14:textId="77777777" w:rsidR="576062CF" w:rsidRDefault="576062CF" w:rsidP="00FD478C"/>
    <w:p w14:paraId="1FFB5C5A" w14:textId="77777777" w:rsidR="00C1125A" w:rsidRPr="00C1125A" w:rsidRDefault="00C1125A" w:rsidP="00C1125A">
      <w:pPr>
        <w:pStyle w:val="Subtitle"/>
        <w:rPr>
          <w:b/>
          <w:bCs/>
        </w:rPr>
      </w:pPr>
      <w:r w:rsidRPr="00C1125A">
        <w:rPr>
          <w:b/>
          <w:bCs/>
        </w:rPr>
        <w:t xml:space="preserve">D206 Task 1 </w:t>
      </w:r>
    </w:p>
    <w:p w14:paraId="0912BCD8" w14:textId="77777777" w:rsidR="00C1125A" w:rsidRPr="00C1125A" w:rsidRDefault="00C1125A" w:rsidP="00C1125A">
      <w:pPr>
        <w:pStyle w:val="Subtitle"/>
        <w:rPr>
          <w:b/>
          <w:bCs/>
        </w:rPr>
      </w:pPr>
      <w:r w:rsidRPr="00C1125A">
        <w:rPr>
          <w:b/>
          <w:bCs/>
        </w:rPr>
        <w:t xml:space="preserve">D 206 Data Cleaning </w:t>
      </w:r>
    </w:p>
    <w:p w14:paraId="2EE35D46" w14:textId="77777777" w:rsidR="00C1125A" w:rsidRPr="00C1125A" w:rsidRDefault="00C1125A" w:rsidP="00C1125A">
      <w:pPr>
        <w:pStyle w:val="Subtitle"/>
        <w:rPr>
          <w:b/>
          <w:bCs/>
        </w:rPr>
      </w:pPr>
      <w:r w:rsidRPr="00C1125A">
        <w:rPr>
          <w:b/>
          <w:bCs/>
        </w:rPr>
        <w:t>Kiara A Ganger | 007775841</w:t>
      </w:r>
    </w:p>
    <w:p w14:paraId="637DFFBF" w14:textId="77777777" w:rsidR="00C1125A" w:rsidRPr="00C1125A" w:rsidRDefault="00C1125A" w:rsidP="00C1125A">
      <w:pPr>
        <w:pStyle w:val="Subtitle"/>
        <w:rPr>
          <w:b/>
          <w:bCs/>
        </w:rPr>
      </w:pPr>
      <w:r w:rsidRPr="00C1125A">
        <w:rPr>
          <w:b/>
          <w:bCs/>
        </w:rPr>
        <w:t>Western Governor University</w:t>
      </w:r>
    </w:p>
    <w:p w14:paraId="4CD4DA9F" w14:textId="55790D2D" w:rsidR="00FD478C" w:rsidRDefault="00FD478C" w:rsidP="00FD478C">
      <w:pPr>
        <w:pStyle w:val="Subtitle"/>
      </w:pPr>
      <w:r w:rsidRPr="00FD478C">
        <w:t xml:space="preserve"> </w:t>
      </w:r>
    </w:p>
    <w:p w14:paraId="1CD3F662" w14:textId="77777777" w:rsidR="576062CF" w:rsidRDefault="576062CF" w:rsidP="00DF3215"/>
    <w:p w14:paraId="0A9FC14E" w14:textId="77777777" w:rsidR="717E282B" w:rsidRDefault="717E282B" w:rsidP="00DF3215"/>
    <w:p w14:paraId="2DC78D8D" w14:textId="77777777" w:rsidR="717E282B" w:rsidRDefault="717E282B" w:rsidP="00DF3215"/>
    <w:p w14:paraId="5B8E273F" w14:textId="77777777" w:rsidR="717E282B" w:rsidRDefault="717E282B" w:rsidP="00DF3215"/>
    <w:p w14:paraId="77849199" w14:textId="77777777" w:rsidR="717E282B" w:rsidRDefault="717E282B" w:rsidP="00DF3215"/>
    <w:p w14:paraId="33D28222" w14:textId="77777777" w:rsidR="709762D6" w:rsidRDefault="709762D6" w:rsidP="00DF3215"/>
    <w:p w14:paraId="2DD72D64" w14:textId="77777777" w:rsidR="709762D6" w:rsidRDefault="709762D6" w:rsidP="00DF3215"/>
    <w:p w14:paraId="32F52368" w14:textId="77777777" w:rsidR="717E282B" w:rsidRDefault="717E282B" w:rsidP="00DF3215"/>
    <w:p w14:paraId="015C0A9A" w14:textId="77777777" w:rsidR="5643BF48" w:rsidRDefault="5643BF48" w:rsidP="00DF3215"/>
    <w:p w14:paraId="430F63CD" w14:textId="77777777" w:rsidR="733B038C" w:rsidRDefault="733B038C" w:rsidP="00DF3215"/>
    <w:p w14:paraId="426AB64A" w14:textId="18C26AC2" w:rsidR="576062CF" w:rsidRDefault="576062CF" w:rsidP="000A70CD">
      <w:r>
        <w:br w:type="page"/>
      </w:r>
    </w:p>
    <w:p w14:paraId="524D0E60" w14:textId="77777777" w:rsidR="00093E36" w:rsidRDefault="000A70CD" w:rsidP="00146F50">
      <w:pPr>
        <w:pStyle w:val="TableHeading"/>
        <w:spacing w:line="360" w:lineRule="auto"/>
        <w:jc w:val="left"/>
        <w:rPr>
          <w:noProof/>
        </w:rPr>
      </w:pPr>
      <w:bookmarkStart w:id="1" w:name="_Toc165009327"/>
      <w:r>
        <w:lastRenderedPageBreak/>
        <w:t>T</w:t>
      </w:r>
      <w:bookmarkEnd w:id="1"/>
      <w:r>
        <w:t xml:space="preserve">able of </w:t>
      </w:r>
      <w:r w:rsidR="005D3EEE">
        <w:t>Contents</w:t>
      </w:r>
      <w:r w:rsidR="00500997" w:rsidRPr="00FD478C">
        <w:t xml:space="preserve"> </w:t>
      </w:r>
      <w:r w:rsidR="00774CA3">
        <w:fldChar w:fldCharType="begin"/>
      </w:r>
      <w:r w:rsidR="00774CA3">
        <w:instrText xml:space="preserve"> TOC \o "1-4" \h \z \t "Section Title,1,References,1" </w:instrText>
      </w:r>
      <w:r w:rsidR="00774CA3">
        <w:fldChar w:fldCharType="separate"/>
      </w:r>
    </w:p>
    <w:p w14:paraId="7A9E0CB6" w14:textId="7A5855FD" w:rsidR="00093E36" w:rsidRDefault="00093E36">
      <w:pPr>
        <w:pStyle w:val="TOC1"/>
        <w:tabs>
          <w:tab w:val="right" w:leader="dot" w:pos="10790"/>
        </w:tabs>
        <w:rPr>
          <w:rFonts w:eastAsiaTheme="minorEastAsia" w:cstheme="minorBidi"/>
          <w:b w:val="0"/>
          <w:bCs w:val="0"/>
          <w:caps w:val="0"/>
          <w:noProof/>
          <w:kern w:val="2"/>
          <w:sz w:val="24"/>
          <w:szCs w:val="24"/>
          <w14:ligatures w14:val="standardContextual"/>
        </w:rPr>
      </w:pPr>
      <w:hyperlink w:anchor="_Toc165893349" w:history="1">
        <w:r w:rsidRPr="006F4139">
          <w:rPr>
            <w:rStyle w:val="Hyperlink"/>
            <w:noProof/>
          </w:rPr>
          <w:t>Part I: Research Question and Variables</w:t>
        </w:r>
        <w:r>
          <w:rPr>
            <w:noProof/>
            <w:webHidden/>
          </w:rPr>
          <w:tab/>
        </w:r>
        <w:r>
          <w:rPr>
            <w:noProof/>
            <w:webHidden/>
          </w:rPr>
          <w:fldChar w:fldCharType="begin"/>
        </w:r>
        <w:r>
          <w:rPr>
            <w:noProof/>
            <w:webHidden/>
          </w:rPr>
          <w:instrText xml:space="preserve"> PAGEREF _Toc165893349 \h </w:instrText>
        </w:r>
        <w:r>
          <w:rPr>
            <w:noProof/>
            <w:webHidden/>
          </w:rPr>
        </w:r>
        <w:r>
          <w:rPr>
            <w:noProof/>
            <w:webHidden/>
          </w:rPr>
          <w:fldChar w:fldCharType="separate"/>
        </w:r>
        <w:r>
          <w:rPr>
            <w:noProof/>
            <w:webHidden/>
          </w:rPr>
          <w:t>5</w:t>
        </w:r>
        <w:r>
          <w:rPr>
            <w:noProof/>
            <w:webHidden/>
          </w:rPr>
          <w:fldChar w:fldCharType="end"/>
        </w:r>
      </w:hyperlink>
    </w:p>
    <w:p w14:paraId="1C5AA133" w14:textId="7DB78C11" w:rsidR="00093E36" w:rsidRDefault="00093E36">
      <w:pPr>
        <w:pStyle w:val="TOC1"/>
        <w:tabs>
          <w:tab w:val="left" w:pos="440"/>
          <w:tab w:val="right" w:leader="dot" w:pos="10790"/>
        </w:tabs>
        <w:rPr>
          <w:rFonts w:eastAsiaTheme="minorEastAsia" w:cstheme="minorBidi"/>
          <w:b w:val="0"/>
          <w:bCs w:val="0"/>
          <w:caps w:val="0"/>
          <w:noProof/>
          <w:kern w:val="2"/>
          <w:sz w:val="24"/>
          <w:szCs w:val="24"/>
          <w14:ligatures w14:val="standardContextual"/>
        </w:rPr>
      </w:pPr>
      <w:hyperlink w:anchor="_Toc165893350" w:history="1">
        <w:r w:rsidRPr="006F4139">
          <w:rPr>
            <w:rStyle w:val="Hyperlink"/>
            <w:noProof/>
          </w:rPr>
          <w:t>A.</w:t>
        </w:r>
        <w:r>
          <w:rPr>
            <w:rFonts w:eastAsiaTheme="minorEastAsia" w:cstheme="minorBidi"/>
            <w:b w:val="0"/>
            <w:bCs w:val="0"/>
            <w:caps w:val="0"/>
            <w:noProof/>
            <w:kern w:val="2"/>
            <w:sz w:val="24"/>
            <w:szCs w:val="24"/>
            <w14:ligatures w14:val="standardContextual"/>
          </w:rPr>
          <w:tab/>
        </w:r>
        <w:r w:rsidRPr="006F4139">
          <w:rPr>
            <w:rStyle w:val="Hyperlink"/>
            <w:noProof/>
          </w:rPr>
          <w:t>The Question:</w:t>
        </w:r>
        <w:r>
          <w:rPr>
            <w:noProof/>
            <w:webHidden/>
          </w:rPr>
          <w:tab/>
        </w:r>
        <w:r>
          <w:rPr>
            <w:noProof/>
            <w:webHidden/>
          </w:rPr>
          <w:fldChar w:fldCharType="begin"/>
        </w:r>
        <w:r>
          <w:rPr>
            <w:noProof/>
            <w:webHidden/>
          </w:rPr>
          <w:instrText xml:space="preserve"> PAGEREF _Toc165893350 \h </w:instrText>
        </w:r>
        <w:r>
          <w:rPr>
            <w:noProof/>
            <w:webHidden/>
          </w:rPr>
        </w:r>
        <w:r>
          <w:rPr>
            <w:noProof/>
            <w:webHidden/>
          </w:rPr>
          <w:fldChar w:fldCharType="separate"/>
        </w:r>
        <w:r>
          <w:rPr>
            <w:noProof/>
            <w:webHidden/>
          </w:rPr>
          <w:t>5</w:t>
        </w:r>
        <w:r>
          <w:rPr>
            <w:noProof/>
            <w:webHidden/>
          </w:rPr>
          <w:fldChar w:fldCharType="end"/>
        </w:r>
      </w:hyperlink>
    </w:p>
    <w:p w14:paraId="5BE6D766" w14:textId="285CDFAF" w:rsidR="00093E36" w:rsidRDefault="00093E36">
      <w:pPr>
        <w:pStyle w:val="TOC1"/>
        <w:tabs>
          <w:tab w:val="left" w:pos="440"/>
          <w:tab w:val="right" w:leader="dot" w:pos="10790"/>
        </w:tabs>
        <w:rPr>
          <w:rFonts w:eastAsiaTheme="minorEastAsia" w:cstheme="minorBidi"/>
          <w:b w:val="0"/>
          <w:bCs w:val="0"/>
          <w:caps w:val="0"/>
          <w:noProof/>
          <w:kern w:val="2"/>
          <w:sz w:val="24"/>
          <w:szCs w:val="24"/>
          <w14:ligatures w14:val="standardContextual"/>
        </w:rPr>
      </w:pPr>
      <w:hyperlink w:anchor="_Toc165893351" w:history="1">
        <w:r w:rsidRPr="006F4139">
          <w:rPr>
            <w:rStyle w:val="Hyperlink"/>
            <w:noProof/>
          </w:rPr>
          <w:t>B.</w:t>
        </w:r>
        <w:r>
          <w:rPr>
            <w:rFonts w:eastAsiaTheme="minorEastAsia" w:cstheme="minorBidi"/>
            <w:b w:val="0"/>
            <w:bCs w:val="0"/>
            <w:caps w:val="0"/>
            <w:noProof/>
            <w:kern w:val="2"/>
            <w:sz w:val="24"/>
            <w:szCs w:val="24"/>
            <w14:ligatures w14:val="standardContextual"/>
          </w:rPr>
          <w:tab/>
        </w:r>
        <w:r w:rsidRPr="006F4139">
          <w:rPr>
            <w:rStyle w:val="Hyperlink"/>
            <w:noProof/>
          </w:rPr>
          <w:t>The Variables:</w:t>
        </w:r>
        <w:r>
          <w:rPr>
            <w:noProof/>
            <w:webHidden/>
          </w:rPr>
          <w:tab/>
        </w:r>
        <w:r>
          <w:rPr>
            <w:noProof/>
            <w:webHidden/>
          </w:rPr>
          <w:fldChar w:fldCharType="begin"/>
        </w:r>
        <w:r>
          <w:rPr>
            <w:noProof/>
            <w:webHidden/>
          </w:rPr>
          <w:instrText xml:space="preserve"> PAGEREF _Toc165893351 \h </w:instrText>
        </w:r>
        <w:r>
          <w:rPr>
            <w:noProof/>
            <w:webHidden/>
          </w:rPr>
        </w:r>
        <w:r>
          <w:rPr>
            <w:noProof/>
            <w:webHidden/>
          </w:rPr>
          <w:fldChar w:fldCharType="separate"/>
        </w:r>
        <w:r>
          <w:rPr>
            <w:noProof/>
            <w:webHidden/>
          </w:rPr>
          <w:t>5</w:t>
        </w:r>
        <w:r>
          <w:rPr>
            <w:noProof/>
            <w:webHidden/>
          </w:rPr>
          <w:fldChar w:fldCharType="end"/>
        </w:r>
      </w:hyperlink>
    </w:p>
    <w:p w14:paraId="41E254E6" w14:textId="69BEBBF6" w:rsidR="00093E36" w:rsidRDefault="00093E36">
      <w:pPr>
        <w:pStyle w:val="TOC1"/>
        <w:tabs>
          <w:tab w:val="right" w:leader="dot" w:pos="10790"/>
        </w:tabs>
        <w:rPr>
          <w:rFonts w:eastAsiaTheme="minorEastAsia" w:cstheme="minorBidi"/>
          <w:b w:val="0"/>
          <w:bCs w:val="0"/>
          <w:caps w:val="0"/>
          <w:noProof/>
          <w:kern w:val="2"/>
          <w:sz w:val="24"/>
          <w:szCs w:val="24"/>
          <w14:ligatures w14:val="standardContextual"/>
        </w:rPr>
      </w:pPr>
      <w:hyperlink w:anchor="_Toc165893352" w:history="1">
        <w:r w:rsidRPr="006F4139">
          <w:rPr>
            <w:rStyle w:val="Hyperlink"/>
            <w:noProof/>
          </w:rPr>
          <w:t>Part II: Data Cleaning Plan</w:t>
        </w:r>
        <w:r>
          <w:rPr>
            <w:noProof/>
            <w:webHidden/>
          </w:rPr>
          <w:tab/>
        </w:r>
        <w:r>
          <w:rPr>
            <w:noProof/>
            <w:webHidden/>
          </w:rPr>
          <w:fldChar w:fldCharType="begin"/>
        </w:r>
        <w:r>
          <w:rPr>
            <w:noProof/>
            <w:webHidden/>
          </w:rPr>
          <w:instrText xml:space="preserve"> PAGEREF _Toc165893352 \h </w:instrText>
        </w:r>
        <w:r>
          <w:rPr>
            <w:noProof/>
            <w:webHidden/>
          </w:rPr>
        </w:r>
        <w:r>
          <w:rPr>
            <w:noProof/>
            <w:webHidden/>
          </w:rPr>
          <w:fldChar w:fldCharType="separate"/>
        </w:r>
        <w:r>
          <w:rPr>
            <w:noProof/>
            <w:webHidden/>
          </w:rPr>
          <w:t>5</w:t>
        </w:r>
        <w:r>
          <w:rPr>
            <w:noProof/>
            <w:webHidden/>
          </w:rPr>
          <w:fldChar w:fldCharType="end"/>
        </w:r>
      </w:hyperlink>
    </w:p>
    <w:p w14:paraId="22DFC42A" w14:textId="4D12D3D3" w:rsidR="00093E36" w:rsidRDefault="00093E36">
      <w:pPr>
        <w:pStyle w:val="TOC1"/>
        <w:tabs>
          <w:tab w:val="left" w:pos="660"/>
          <w:tab w:val="right" w:leader="dot" w:pos="10790"/>
        </w:tabs>
        <w:rPr>
          <w:rFonts w:eastAsiaTheme="minorEastAsia" w:cstheme="minorBidi"/>
          <w:b w:val="0"/>
          <w:bCs w:val="0"/>
          <w:caps w:val="0"/>
          <w:noProof/>
          <w:kern w:val="2"/>
          <w:sz w:val="24"/>
          <w:szCs w:val="24"/>
          <w14:ligatures w14:val="standardContextual"/>
        </w:rPr>
      </w:pPr>
      <w:hyperlink w:anchor="_Toc165893353" w:history="1">
        <w:r w:rsidRPr="006F4139">
          <w:rPr>
            <w:rStyle w:val="Hyperlink"/>
            <w:noProof/>
          </w:rPr>
          <w:t>C.</w:t>
        </w:r>
        <w:r>
          <w:rPr>
            <w:rFonts w:eastAsiaTheme="minorEastAsia" w:cstheme="minorBidi"/>
            <w:b w:val="0"/>
            <w:bCs w:val="0"/>
            <w:caps w:val="0"/>
            <w:noProof/>
            <w:kern w:val="2"/>
            <w:sz w:val="24"/>
            <w:szCs w:val="24"/>
            <w14:ligatures w14:val="standardContextual"/>
          </w:rPr>
          <w:tab/>
        </w:r>
        <w:r w:rsidRPr="006F4139">
          <w:rPr>
            <w:rStyle w:val="Hyperlink"/>
            <w:noProof/>
          </w:rPr>
          <w:t>Explanation of the plan:</w:t>
        </w:r>
        <w:r>
          <w:rPr>
            <w:noProof/>
            <w:webHidden/>
          </w:rPr>
          <w:tab/>
        </w:r>
        <w:r>
          <w:rPr>
            <w:noProof/>
            <w:webHidden/>
          </w:rPr>
          <w:fldChar w:fldCharType="begin"/>
        </w:r>
        <w:r>
          <w:rPr>
            <w:noProof/>
            <w:webHidden/>
          </w:rPr>
          <w:instrText xml:space="preserve"> PAGEREF _Toc165893353 \h </w:instrText>
        </w:r>
        <w:r>
          <w:rPr>
            <w:noProof/>
            <w:webHidden/>
          </w:rPr>
        </w:r>
        <w:r>
          <w:rPr>
            <w:noProof/>
            <w:webHidden/>
          </w:rPr>
          <w:fldChar w:fldCharType="separate"/>
        </w:r>
        <w:r>
          <w:rPr>
            <w:noProof/>
            <w:webHidden/>
          </w:rPr>
          <w:t>5</w:t>
        </w:r>
        <w:r>
          <w:rPr>
            <w:noProof/>
            <w:webHidden/>
          </w:rPr>
          <w:fldChar w:fldCharType="end"/>
        </w:r>
      </w:hyperlink>
    </w:p>
    <w:p w14:paraId="7D75331B" w14:textId="0793DF68" w:rsidR="00093E36" w:rsidRDefault="00093E36">
      <w:pPr>
        <w:pStyle w:val="TOC2"/>
        <w:tabs>
          <w:tab w:val="left" w:pos="880"/>
          <w:tab w:val="right" w:leader="dot" w:pos="10790"/>
        </w:tabs>
        <w:rPr>
          <w:rFonts w:eastAsiaTheme="minorEastAsia" w:cstheme="minorBidi"/>
          <w:smallCaps w:val="0"/>
          <w:noProof/>
          <w:kern w:val="2"/>
          <w:sz w:val="24"/>
          <w:szCs w:val="24"/>
          <w14:ligatures w14:val="standardContextual"/>
        </w:rPr>
      </w:pPr>
      <w:hyperlink w:anchor="_Toc165893354" w:history="1">
        <w:r w:rsidRPr="006F4139">
          <w:rPr>
            <w:rStyle w:val="Hyperlink"/>
            <w:noProof/>
          </w:rPr>
          <w:t>C.1.</w:t>
        </w:r>
        <w:r>
          <w:rPr>
            <w:rFonts w:eastAsiaTheme="minorEastAsia" w:cstheme="minorBidi"/>
            <w:smallCaps w:val="0"/>
            <w:noProof/>
            <w:kern w:val="2"/>
            <w:sz w:val="24"/>
            <w:szCs w:val="24"/>
            <w14:ligatures w14:val="standardContextual"/>
          </w:rPr>
          <w:tab/>
        </w:r>
        <w:r w:rsidRPr="006F4139">
          <w:rPr>
            <w:rStyle w:val="Hyperlink"/>
            <w:noProof/>
          </w:rPr>
          <w:t>Detection:</w:t>
        </w:r>
        <w:r>
          <w:rPr>
            <w:noProof/>
            <w:webHidden/>
          </w:rPr>
          <w:tab/>
        </w:r>
        <w:r>
          <w:rPr>
            <w:noProof/>
            <w:webHidden/>
          </w:rPr>
          <w:fldChar w:fldCharType="begin"/>
        </w:r>
        <w:r>
          <w:rPr>
            <w:noProof/>
            <w:webHidden/>
          </w:rPr>
          <w:instrText xml:space="preserve"> PAGEREF _Toc165893354 \h </w:instrText>
        </w:r>
        <w:r>
          <w:rPr>
            <w:noProof/>
            <w:webHidden/>
          </w:rPr>
        </w:r>
        <w:r>
          <w:rPr>
            <w:noProof/>
            <w:webHidden/>
          </w:rPr>
          <w:fldChar w:fldCharType="separate"/>
        </w:r>
        <w:r>
          <w:rPr>
            <w:noProof/>
            <w:webHidden/>
          </w:rPr>
          <w:t>5</w:t>
        </w:r>
        <w:r>
          <w:rPr>
            <w:noProof/>
            <w:webHidden/>
          </w:rPr>
          <w:fldChar w:fldCharType="end"/>
        </w:r>
      </w:hyperlink>
    </w:p>
    <w:p w14:paraId="14368753" w14:textId="438F887F" w:rsidR="00093E36" w:rsidRDefault="00093E36">
      <w:pPr>
        <w:pStyle w:val="TOC2"/>
        <w:tabs>
          <w:tab w:val="left" w:pos="880"/>
          <w:tab w:val="right" w:leader="dot" w:pos="10790"/>
        </w:tabs>
        <w:rPr>
          <w:rFonts w:eastAsiaTheme="minorEastAsia" w:cstheme="minorBidi"/>
          <w:smallCaps w:val="0"/>
          <w:noProof/>
          <w:kern w:val="2"/>
          <w:sz w:val="24"/>
          <w:szCs w:val="24"/>
          <w14:ligatures w14:val="standardContextual"/>
        </w:rPr>
      </w:pPr>
      <w:hyperlink w:anchor="_Toc165893355" w:history="1">
        <w:r w:rsidRPr="006F4139">
          <w:rPr>
            <w:rStyle w:val="Hyperlink"/>
            <w:noProof/>
          </w:rPr>
          <w:t>C.2.</w:t>
        </w:r>
        <w:r>
          <w:rPr>
            <w:rFonts w:eastAsiaTheme="minorEastAsia" w:cstheme="minorBidi"/>
            <w:smallCaps w:val="0"/>
            <w:noProof/>
            <w:kern w:val="2"/>
            <w:sz w:val="24"/>
            <w:szCs w:val="24"/>
            <w14:ligatures w14:val="standardContextual"/>
          </w:rPr>
          <w:tab/>
        </w:r>
        <w:r w:rsidRPr="006F4139">
          <w:rPr>
            <w:rStyle w:val="Hyperlink"/>
            <w:noProof/>
          </w:rPr>
          <w:t>Why? –</w:t>
        </w:r>
        <w:r>
          <w:rPr>
            <w:noProof/>
            <w:webHidden/>
          </w:rPr>
          <w:tab/>
        </w:r>
        <w:r>
          <w:rPr>
            <w:noProof/>
            <w:webHidden/>
          </w:rPr>
          <w:fldChar w:fldCharType="begin"/>
        </w:r>
        <w:r>
          <w:rPr>
            <w:noProof/>
            <w:webHidden/>
          </w:rPr>
          <w:instrText xml:space="preserve"> PAGEREF _Toc165893355 \h </w:instrText>
        </w:r>
        <w:r>
          <w:rPr>
            <w:noProof/>
            <w:webHidden/>
          </w:rPr>
        </w:r>
        <w:r>
          <w:rPr>
            <w:noProof/>
            <w:webHidden/>
          </w:rPr>
          <w:fldChar w:fldCharType="separate"/>
        </w:r>
        <w:r>
          <w:rPr>
            <w:noProof/>
            <w:webHidden/>
          </w:rPr>
          <w:t>6</w:t>
        </w:r>
        <w:r>
          <w:rPr>
            <w:noProof/>
            <w:webHidden/>
          </w:rPr>
          <w:fldChar w:fldCharType="end"/>
        </w:r>
      </w:hyperlink>
    </w:p>
    <w:p w14:paraId="0AF24004" w14:textId="488F5843" w:rsidR="00093E36" w:rsidRDefault="00093E36">
      <w:pPr>
        <w:pStyle w:val="TOC2"/>
        <w:tabs>
          <w:tab w:val="left" w:pos="880"/>
          <w:tab w:val="right" w:leader="dot" w:pos="10790"/>
        </w:tabs>
        <w:rPr>
          <w:rFonts w:eastAsiaTheme="minorEastAsia" w:cstheme="minorBidi"/>
          <w:smallCaps w:val="0"/>
          <w:noProof/>
          <w:kern w:val="2"/>
          <w:sz w:val="24"/>
          <w:szCs w:val="24"/>
          <w14:ligatures w14:val="standardContextual"/>
        </w:rPr>
      </w:pPr>
      <w:hyperlink w:anchor="_Toc165893356" w:history="1">
        <w:r w:rsidRPr="006F4139">
          <w:rPr>
            <w:rStyle w:val="Hyperlink"/>
            <w:noProof/>
          </w:rPr>
          <w:t>C.3.</w:t>
        </w:r>
        <w:r>
          <w:rPr>
            <w:rFonts w:eastAsiaTheme="minorEastAsia" w:cstheme="minorBidi"/>
            <w:smallCaps w:val="0"/>
            <w:noProof/>
            <w:kern w:val="2"/>
            <w:sz w:val="24"/>
            <w:szCs w:val="24"/>
            <w14:ligatures w14:val="standardContextual"/>
          </w:rPr>
          <w:tab/>
        </w:r>
        <w:r w:rsidRPr="006F4139">
          <w:rPr>
            <w:rStyle w:val="Hyperlink"/>
            <w:noProof/>
          </w:rPr>
          <w:t>What Programming Language?</w:t>
        </w:r>
        <w:r>
          <w:rPr>
            <w:noProof/>
            <w:webHidden/>
          </w:rPr>
          <w:tab/>
        </w:r>
        <w:r>
          <w:rPr>
            <w:noProof/>
            <w:webHidden/>
          </w:rPr>
          <w:fldChar w:fldCharType="begin"/>
        </w:r>
        <w:r>
          <w:rPr>
            <w:noProof/>
            <w:webHidden/>
          </w:rPr>
          <w:instrText xml:space="preserve"> PAGEREF _Toc165893356 \h </w:instrText>
        </w:r>
        <w:r>
          <w:rPr>
            <w:noProof/>
            <w:webHidden/>
          </w:rPr>
        </w:r>
        <w:r>
          <w:rPr>
            <w:noProof/>
            <w:webHidden/>
          </w:rPr>
          <w:fldChar w:fldCharType="separate"/>
        </w:r>
        <w:r>
          <w:rPr>
            <w:noProof/>
            <w:webHidden/>
          </w:rPr>
          <w:t>7</w:t>
        </w:r>
        <w:r>
          <w:rPr>
            <w:noProof/>
            <w:webHidden/>
          </w:rPr>
          <w:fldChar w:fldCharType="end"/>
        </w:r>
      </w:hyperlink>
    </w:p>
    <w:p w14:paraId="0A8E8A29" w14:textId="30DAE1D9" w:rsidR="00093E36" w:rsidRDefault="00093E36">
      <w:pPr>
        <w:pStyle w:val="TOC2"/>
        <w:tabs>
          <w:tab w:val="left" w:pos="880"/>
          <w:tab w:val="right" w:leader="dot" w:pos="10790"/>
        </w:tabs>
        <w:rPr>
          <w:rFonts w:eastAsiaTheme="minorEastAsia" w:cstheme="minorBidi"/>
          <w:smallCaps w:val="0"/>
          <w:noProof/>
          <w:kern w:val="2"/>
          <w:sz w:val="24"/>
          <w:szCs w:val="24"/>
          <w14:ligatures w14:val="standardContextual"/>
        </w:rPr>
      </w:pPr>
      <w:hyperlink w:anchor="_Toc165893357" w:history="1">
        <w:r w:rsidRPr="006F4139">
          <w:rPr>
            <w:rStyle w:val="Hyperlink"/>
            <w:noProof/>
          </w:rPr>
          <w:t>C.4.</w:t>
        </w:r>
        <w:r>
          <w:rPr>
            <w:rFonts w:eastAsiaTheme="minorEastAsia" w:cstheme="minorBidi"/>
            <w:smallCaps w:val="0"/>
            <w:noProof/>
            <w:kern w:val="2"/>
            <w:sz w:val="24"/>
            <w:szCs w:val="24"/>
            <w14:ligatures w14:val="standardContextual"/>
          </w:rPr>
          <w:tab/>
        </w:r>
        <w:r w:rsidRPr="006F4139">
          <w:rPr>
            <w:rStyle w:val="Hyperlink"/>
            <w:noProof/>
          </w:rPr>
          <w:t>Detection Code:</w:t>
        </w:r>
        <w:r>
          <w:rPr>
            <w:noProof/>
            <w:webHidden/>
          </w:rPr>
          <w:tab/>
        </w:r>
        <w:r>
          <w:rPr>
            <w:noProof/>
            <w:webHidden/>
          </w:rPr>
          <w:fldChar w:fldCharType="begin"/>
        </w:r>
        <w:r>
          <w:rPr>
            <w:noProof/>
            <w:webHidden/>
          </w:rPr>
          <w:instrText xml:space="preserve"> PAGEREF _Toc165893357 \h </w:instrText>
        </w:r>
        <w:r>
          <w:rPr>
            <w:noProof/>
            <w:webHidden/>
          </w:rPr>
        </w:r>
        <w:r>
          <w:rPr>
            <w:noProof/>
            <w:webHidden/>
          </w:rPr>
          <w:fldChar w:fldCharType="separate"/>
        </w:r>
        <w:r>
          <w:rPr>
            <w:noProof/>
            <w:webHidden/>
          </w:rPr>
          <w:t>7</w:t>
        </w:r>
        <w:r>
          <w:rPr>
            <w:noProof/>
            <w:webHidden/>
          </w:rPr>
          <w:fldChar w:fldCharType="end"/>
        </w:r>
      </w:hyperlink>
    </w:p>
    <w:p w14:paraId="1956FCEC" w14:textId="6387682B" w:rsidR="00093E36" w:rsidRDefault="00093E36">
      <w:pPr>
        <w:pStyle w:val="TOC1"/>
        <w:tabs>
          <w:tab w:val="right" w:leader="dot" w:pos="10790"/>
        </w:tabs>
        <w:rPr>
          <w:rFonts w:eastAsiaTheme="minorEastAsia" w:cstheme="minorBidi"/>
          <w:b w:val="0"/>
          <w:bCs w:val="0"/>
          <w:caps w:val="0"/>
          <w:noProof/>
          <w:kern w:val="2"/>
          <w:sz w:val="24"/>
          <w:szCs w:val="24"/>
          <w14:ligatures w14:val="standardContextual"/>
        </w:rPr>
      </w:pPr>
      <w:hyperlink w:anchor="_Toc165893358" w:history="1">
        <w:r w:rsidRPr="006F4139">
          <w:rPr>
            <w:rStyle w:val="Hyperlink"/>
            <w:noProof/>
          </w:rPr>
          <w:t>Part III: Data Cleaning Treatment</w:t>
        </w:r>
        <w:r>
          <w:rPr>
            <w:noProof/>
            <w:webHidden/>
          </w:rPr>
          <w:tab/>
        </w:r>
        <w:r>
          <w:rPr>
            <w:noProof/>
            <w:webHidden/>
          </w:rPr>
          <w:fldChar w:fldCharType="begin"/>
        </w:r>
        <w:r>
          <w:rPr>
            <w:noProof/>
            <w:webHidden/>
          </w:rPr>
          <w:instrText xml:space="preserve"> PAGEREF _Toc165893358 \h </w:instrText>
        </w:r>
        <w:r>
          <w:rPr>
            <w:noProof/>
            <w:webHidden/>
          </w:rPr>
        </w:r>
        <w:r>
          <w:rPr>
            <w:noProof/>
            <w:webHidden/>
          </w:rPr>
          <w:fldChar w:fldCharType="separate"/>
        </w:r>
        <w:r>
          <w:rPr>
            <w:noProof/>
            <w:webHidden/>
          </w:rPr>
          <w:t>11</w:t>
        </w:r>
        <w:r>
          <w:rPr>
            <w:noProof/>
            <w:webHidden/>
          </w:rPr>
          <w:fldChar w:fldCharType="end"/>
        </w:r>
      </w:hyperlink>
    </w:p>
    <w:p w14:paraId="39319BCA" w14:textId="4ACE57BB" w:rsidR="00093E36" w:rsidRDefault="00093E36">
      <w:pPr>
        <w:pStyle w:val="TOC1"/>
        <w:tabs>
          <w:tab w:val="left" w:pos="660"/>
          <w:tab w:val="right" w:leader="dot" w:pos="10790"/>
        </w:tabs>
        <w:rPr>
          <w:rFonts w:eastAsiaTheme="minorEastAsia" w:cstheme="minorBidi"/>
          <w:b w:val="0"/>
          <w:bCs w:val="0"/>
          <w:caps w:val="0"/>
          <w:noProof/>
          <w:kern w:val="2"/>
          <w:sz w:val="24"/>
          <w:szCs w:val="24"/>
          <w14:ligatures w14:val="standardContextual"/>
        </w:rPr>
      </w:pPr>
      <w:hyperlink w:anchor="_Toc165893359" w:history="1">
        <w:r w:rsidRPr="006F4139">
          <w:rPr>
            <w:rStyle w:val="Hyperlink"/>
            <w:noProof/>
          </w:rPr>
          <w:t>D.</w:t>
        </w:r>
        <w:r>
          <w:rPr>
            <w:rFonts w:eastAsiaTheme="minorEastAsia" w:cstheme="minorBidi"/>
            <w:b w:val="0"/>
            <w:bCs w:val="0"/>
            <w:caps w:val="0"/>
            <w:noProof/>
            <w:kern w:val="2"/>
            <w:sz w:val="24"/>
            <w:szCs w:val="24"/>
            <w14:ligatures w14:val="standardContextual"/>
          </w:rPr>
          <w:tab/>
        </w:r>
        <w:r w:rsidRPr="006F4139">
          <w:rPr>
            <w:rStyle w:val="Hyperlink"/>
            <w:noProof/>
          </w:rPr>
          <w:t>Summarized data cleaning process:</w:t>
        </w:r>
        <w:r>
          <w:rPr>
            <w:noProof/>
            <w:webHidden/>
          </w:rPr>
          <w:tab/>
        </w:r>
        <w:r>
          <w:rPr>
            <w:noProof/>
            <w:webHidden/>
          </w:rPr>
          <w:fldChar w:fldCharType="begin"/>
        </w:r>
        <w:r>
          <w:rPr>
            <w:noProof/>
            <w:webHidden/>
          </w:rPr>
          <w:instrText xml:space="preserve"> PAGEREF _Toc165893359 \h </w:instrText>
        </w:r>
        <w:r>
          <w:rPr>
            <w:noProof/>
            <w:webHidden/>
          </w:rPr>
        </w:r>
        <w:r>
          <w:rPr>
            <w:noProof/>
            <w:webHidden/>
          </w:rPr>
          <w:fldChar w:fldCharType="separate"/>
        </w:r>
        <w:r>
          <w:rPr>
            <w:noProof/>
            <w:webHidden/>
          </w:rPr>
          <w:t>11</w:t>
        </w:r>
        <w:r>
          <w:rPr>
            <w:noProof/>
            <w:webHidden/>
          </w:rPr>
          <w:fldChar w:fldCharType="end"/>
        </w:r>
      </w:hyperlink>
    </w:p>
    <w:p w14:paraId="3F3254BF" w14:textId="354D354D" w:rsidR="00093E36" w:rsidRDefault="00093E36">
      <w:pPr>
        <w:pStyle w:val="TOC2"/>
        <w:tabs>
          <w:tab w:val="left" w:pos="880"/>
          <w:tab w:val="right" w:leader="dot" w:pos="10790"/>
        </w:tabs>
        <w:rPr>
          <w:rFonts w:eastAsiaTheme="minorEastAsia" w:cstheme="minorBidi"/>
          <w:smallCaps w:val="0"/>
          <w:noProof/>
          <w:kern w:val="2"/>
          <w:sz w:val="24"/>
          <w:szCs w:val="24"/>
          <w14:ligatures w14:val="standardContextual"/>
        </w:rPr>
      </w:pPr>
      <w:hyperlink w:anchor="_Toc165893360" w:history="1">
        <w:r w:rsidRPr="006F4139">
          <w:rPr>
            <w:rStyle w:val="Hyperlink"/>
            <w:noProof/>
          </w:rPr>
          <w:t>D.1.</w:t>
        </w:r>
        <w:r>
          <w:rPr>
            <w:rFonts w:eastAsiaTheme="minorEastAsia" w:cstheme="minorBidi"/>
            <w:smallCaps w:val="0"/>
            <w:noProof/>
            <w:kern w:val="2"/>
            <w:sz w:val="24"/>
            <w:szCs w:val="24"/>
            <w14:ligatures w14:val="standardContextual"/>
          </w:rPr>
          <w:tab/>
        </w:r>
        <w:r w:rsidRPr="006F4139">
          <w:rPr>
            <w:rStyle w:val="Hyperlink"/>
            <w:noProof/>
          </w:rPr>
          <w:t>What did I find?</w:t>
        </w:r>
        <w:r>
          <w:rPr>
            <w:noProof/>
            <w:webHidden/>
          </w:rPr>
          <w:tab/>
        </w:r>
        <w:r>
          <w:rPr>
            <w:noProof/>
            <w:webHidden/>
          </w:rPr>
          <w:fldChar w:fldCharType="begin"/>
        </w:r>
        <w:r>
          <w:rPr>
            <w:noProof/>
            <w:webHidden/>
          </w:rPr>
          <w:instrText xml:space="preserve"> PAGEREF _Toc165893360 \h </w:instrText>
        </w:r>
        <w:r>
          <w:rPr>
            <w:noProof/>
            <w:webHidden/>
          </w:rPr>
        </w:r>
        <w:r>
          <w:rPr>
            <w:noProof/>
            <w:webHidden/>
          </w:rPr>
          <w:fldChar w:fldCharType="separate"/>
        </w:r>
        <w:r>
          <w:rPr>
            <w:noProof/>
            <w:webHidden/>
          </w:rPr>
          <w:t>11</w:t>
        </w:r>
        <w:r>
          <w:rPr>
            <w:noProof/>
            <w:webHidden/>
          </w:rPr>
          <w:fldChar w:fldCharType="end"/>
        </w:r>
      </w:hyperlink>
    </w:p>
    <w:p w14:paraId="08E9FE5A" w14:textId="5C31980E" w:rsidR="00093E36" w:rsidRDefault="00093E36">
      <w:pPr>
        <w:pStyle w:val="TOC2"/>
        <w:tabs>
          <w:tab w:val="left" w:pos="880"/>
          <w:tab w:val="right" w:leader="dot" w:pos="10790"/>
        </w:tabs>
        <w:rPr>
          <w:rFonts w:eastAsiaTheme="minorEastAsia" w:cstheme="minorBidi"/>
          <w:smallCaps w:val="0"/>
          <w:noProof/>
          <w:kern w:val="2"/>
          <w:sz w:val="24"/>
          <w:szCs w:val="24"/>
          <w14:ligatures w14:val="standardContextual"/>
        </w:rPr>
      </w:pPr>
      <w:hyperlink w:anchor="_Toc165893361" w:history="1">
        <w:r w:rsidRPr="006F4139">
          <w:rPr>
            <w:rStyle w:val="Hyperlink"/>
            <w:noProof/>
          </w:rPr>
          <w:t>D.2.</w:t>
        </w:r>
        <w:r>
          <w:rPr>
            <w:rFonts w:eastAsiaTheme="minorEastAsia" w:cstheme="minorBidi"/>
            <w:smallCaps w:val="0"/>
            <w:noProof/>
            <w:kern w:val="2"/>
            <w:sz w:val="24"/>
            <w:szCs w:val="24"/>
            <w14:ligatures w14:val="standardContextual"/>
          </w:rPr>
          <w:tab/>
        </w:r>
        <w:r w:rsidRPr="006F4139">
          <w:rPr>
            <w:rStyle w:val="Hyperlink"/>
            <w:noProof/>
          </w:rPr>
          <w:t>How did you treat it? Why did you treat it that way?</w:t>
        </w:r>
        <w:r>
          <w:rPr>
            <w:noProof/>
            <w:webHidden/>
          </w:rPr>
          <w:tab/>
        </w:r>
        <w:r>
          <w:rPr>
            <w:noProof/>
            <w:webHidden/>
          </w:rPr>
          <w:fldChar w:fldCharType="begin"/>
        </w:r>
        <w:r>
          <w:rPr>
            <w:noProof/>
            <w:webHidden/>
          </w:rPr>
          <w:instrText xml:space="preserve"> PAGEREF _Toc165893361 \h </w:instrText>
        </w:r>
        <w:r>
          <w:rPr>
            <w:noProof/>
            <w:webHidden/>
          </w:rPr>
        </w:r>
        <w:r>
          <w:rPr>
            <w:noProof/>
            <w:webHidden/>
          </w:rPr>
          <w:fldChar w:fldCharType="separate"/>
        </w:r>
        <w:r>
          <w:rPr>
            <w:noProof/>
            <w:webHidden/>
          </w:rPr>
          <w:t>11</w:t>
        </w:r>
        <w:r>
          <w:rPr>
            <w:noProof/>
            <w:webHidden/>
          </w:rPr>
          <w:fldChar w:fldCharType="end"/>
        </w:r>
      </w:hyperlink>
    </w:p>
    <w:p w14:paraId="13CF89CE" w14:textId="709E299E" w:rsidR="00093E36" w:rsidRDefault="00093E36">
      <w:pPr>
        <w:pStyle w:val="TOC2"/>
        <w:tabs>
          <w:tab w:val="left" w:pos="880"/>
          <w:tab w:val="right" w:leader="dot" w:pos="10790"/>
        </w:tabs>
        <w:rPr>
          <w:rFonts w:eastAsiaTheme="minorEastAsia" w:cstheme="minorBidi"/>
          <w:smallCaps w:val="0"/>
          <w:noProof/>
          <w:kern w:val="2"/>
          <w:sz w:val="24"/>
          <w:szCs w:val="24"/>
          <w14:ligatures w14:val="standardContextual"/>
        </w:rPr>
      </w:pPr>
      <w:hyperlink w:anchor="_Toc165893362" w:history="1">
        <w:r w:rsidRPr="006F4139">
          <w:rPr>
            <w:rStyle w:val="Hyperlink"/>
            <w:noProof/>
          </w:rPr>
          <w:t>D.3.</w:t>
        </w:r>
        <w:r>
          <w:rPr>
            <w:rFonts w:eastAsiaTheme="minorEastAsia" w:cstheme="minorBidi"/>
            <w:smallCaps w:val="0"/>
            <w:noProof/>
            <w:kern w:val="2"/>
            <w:sz w:val="24"/>
            <w:szCs w:val="24"/>
            <w14:ligatures w14:val="standardContextual"/>
          </w:rPr>
          <w:tab/>
        </w:r>
        <w:r w:rsidRPr="006F4139">
          <w:rPr>
            <w:rStyle w:val="Hyperlink"/>
            <w:noProof/>
          </w:rPr>
          <w:t>Summarize your work:</w:t>
        </w:r>
        <w:r>
          <w:rPr>
            <w:noProof/>
            <w:webHidden/>
          </w:rPr>
          <w:tab/>
        </w:r>
        <w:r>
          <w:rPr>
            <w:noProof/>
            <w:webHidden/>
          </w:rPr>
          <w:fldChar w:fldCharType="begin"/>
        </w:r>
        <w:r>
          <w:rPr>
            <w:noProof/>
            <w:webHidden/>
          </w:rPr>
          <w:instrText xml:space="preserve"> PAGEREF _Toc165893362 \h </w:instrText>
        </w:r>
        <w:r>
          <w:rPr>
            <w:noProof/>
            <w:webHidden/>
          </w:rPr>
        </w:r>
        <w:r>
          <w:rPr>
            <w:noProof/>
            <w:webHidden/>
          </w:rPr>
          <w:fldChar w:fldCharType="separate"/>
        </w:r>
        <w:r>
          <w:rPr>
            <w:noProof/>
            <w:webHidden/>
          </w:rPr>
          <w:t>13</w:t>
        </w:r>
        <w:r>
          <w:rPr>
            <w:noProof/>
            <w:webHidden/>
          </w:rPr>
          <w:fldChar w:fldCharType="end"/>
        </w:r>
      </w:hyperlink>
    </w:p>
    <w:p w14:paraId="1BE665C6" w14:textId="0D591AD5" w:rsidR="00093E36" w:rsidRDefault="00093E36">
      <w:pPr>
        <w:pStyle w:val="TOC2"/>
        <w:tabs>
          <w:tab w:val="left" w:pos="880"/>
          <w:tab w:val="right" w:leader="dot" w:pos="10790"/>
        </w:tabs>
        <w:rPr>
          <w:rFonts w:eastAsiaTheme="minorEastAsia" w:cstheme="minorBidi"/>
          <w:smallCaps w:val="0"/>
          <w:noProof/>
          <w:kern w:val="2"/>
          <w:sz w:val="24"/>
          <w:szCs w:val="24"/>
          <w14:ligatures w14:val="standardContextual"/>
        </w:rPr>
      </w:pPr>
      <w:hyperlink w:anchor="_Toc165893363" w:history="1">
        <w:r w:rsidRPr="006F4139">
          <w:rPr>
            <w:rStyle w:val="Hyperlink"/>
            <w:noProof/>
          </w:rPr>
          <w:t>D.4.</w:t>
        </w:r>
        <w:r>
          <w:rPr>
            <w:rFonts w:eastAsiaTheme="minorEastAsia" w:cstheme="minorBidi"/>
            <w:smallCaps w:val="0"/>
            <w:noProof/>
            <w:kern w:val="2"/>
            <w:sz w:val="24"/>
            <w:szCs w:val="24"/>
            <w14:ligatures w14:val="standardContextual"/>
          </w:rPr>
          <w:tab/>
        </w:r>
        <w:r w:rsidRPr="006F4139">
          <w:rPr>
            <w:rStyle w:val="Hyperlink"/>
            <w:noProof/>
          </w:rPr>
          <w:t>The Treatment Code:</w:t>
        </w:r>
        <w:r>
          <w:rPr>
            <w:noProof/>
            <w:webHidden/>
          </w:rPr>
          <w:tab/>
        </w:r>
        <w:r>
          <w:rPr>
            <w:noProof/>
            <w:webHidden/>
          </w:rPr>
          <w:fldChar w:fldCharType="begin"/>
        </w:r>
        <w:r>
          <w:rPr>
            <w:noProof/>
            <w:webHidden/>
          </w:rPr>
          <w:instrText xml:space="preserve"> PAGEREF _Toc165893363 \h </w:instrText>
        </w:r>
        <w:r>
          <w:rPr>
            <w:noProof/>
            <w:webHidden/>
          </w:rPr>
        </w:r>
        <w:r>
          <w:rPr>
            <w:noProof/>
            <w:webHidden/>
          </w:rPr>
          <w:fldChar w:fldCharType="separate"/>
        </w:r>
        <w:r>
          <w:rPr>
            <w:noProof/>
            <w:webHidden/>
          </w:rPr>
          <w:t>14</w:t>
        </w:r>
        <w:r>
          <w:rPr>
            <w:noProof/>
            <w:webHidden/>
          </w:rPr>
          <w:fldChar w:fldCharType="end"/>
        </w:r>
      </w:hyperlink>
    </w:p>
    <w:p w14:paraId="70DB30C6" w14:textId="7952B0CF" w:rsidR="00093E36" w:rsidRDefault="00093E36">
      <w:pPr>
        <w:pStyle w:val="TOC2"/>
        <w:tabs>
          <w:tab w:val="left" w:pos="880"/>
          <w:tab w:val="right" w:leader="dot" w:pos="10790"/>
        </w:tabs>
        <w:rPr>
          <w:rFonts w:eastAsiaTheme="minorEastAsia" w:cstheme="minorBidi"/>
          <w:smallCaps w:val="0"/>
          <w:noProof/>
          <w:kern w:val="2"/>
          <w:sz w:val="24"/>
          <w:szCs w:val="24"/>
          <w14:ligatures w14:val="standardContextual"/>
        </w:rPr>
      </w:pPr>
      <w:hyperlink w:anchor="_Toc165893364" w:history="1">
        <w:r w:rsidRPr="006F4139">
          <w:rPr>
            <w:rStyle w:val="Hyperlink"/>
            <w:noProof/>
          </w:rPr>
          <w:t>D.5.</w:t>
        </w:r>
        <w:r>
          <w:rPr>
            <w:rFonts w:eastAsiaTheme="minorEastAsia" w:cstheme="minorBidi"/>
            <w:smallCaps w:val="0"/>
            <w:noProof/>
            <w:kern w:val="2"/>
            <w:sz w:val="24"/>
            <w:szCs w:val="24"/>
            <w14:ligatures w14:val="standardContextual"/>
          </w:rPr>
          <w:tab/>
        </w:r>
        <w:r w:rsidRPr="006F4139">
          <w:rPr>
            <w:rStyle w:val="Hyperlink"/>
            <w:noProof/>
          </w:rPr>
          <w:t>Treatment code file</w:t>
        </w:r>
        <w:r>
          <w:rPr>
            <w:noProof/>
            <w:webHidden/>
          </w:rPr>
          <w:tab/>
        </w:r>
        <w:r>
          <w:rPr>
            <w:noProof/>
            <w:webHidden/>
          </w:rPr>
          <w:fldChar w:fldCharType="begin"/>
        </w:r>
        <w:r>
          <w:rPr>
            <w:noProof/>
            <w:webHidden/>
          </w:rPr>
          <w:instrText xml:space="preserve"> PAGEREF _Toc165893364 \h </w:instrText>
        </w:r>
        <w:r>
          <w:rPr>
            <w:noProof/>
            <w:webHidden/>
          </w:rPr>
        </w:r>
        <w:r>
          <w:rPr>
            <w:noProof/>
            <w:webHidden/>
          </w:rPr>
          <w:fldChar w:fldCharType="separate"/>
        </w:r>
        <w:r>
          <w:rPr>
            <w:noProof/>
            <w:webHidden/>
          </w:rPr>
          <w:t>17</w:t>
        </w:r>
        <w:r>
          <w:rPr>
            <w:noProof/>
            <w:webHidden/>
          </w:rPr>
          <w:fldChar w:fldCharType="end"/>
        </w:r>
      </w:hyperlink>
    </w:p>
    <w:p w14:paraId="23EAFF96" w14:textId="3A8D5D90" w:rsidR="00093E36" w:rsidRDefault="00093E36">
      <w:pPr>
        <w:pStyle w:val="TOC2"/>
        <w:tabs>
          <w:tab w:val="left" w:pos="880"/>
          <w:tab w:val="right" w:leader="dot" w:pos="10790"/>
        </w:tabs>
        <w:rPr>
          <w:rFonts w:eastAsiaTheme="minorEastAsia" w:cstheme="minorBidi"/>
          <w:smallCaps w:val="0"/>
          <w:noProof/>
          <w:kern w:val="2"/>
          <w:sz w:val="24"/>
          <w:szCs w:val="24"/>
          <w14:ligatures w14:val="standardContextual"/>
        </w:rPr>
      </w:pPr>
      <w:hyperlink w:anchor="_Toc165893365" w:history="1">
        <w:r w:rsidRPr="006F4139">
          <w:rPr>
            <w:rStyle w:val="Hyperlink"/>
            <w:iCs/>
            <w:noProof/>
          </w:rPr>
          <w:t>D.6.</w:t>
        </w:r>
        <w:r>
          <w:rPr>
            <w:rFonts w:eastAsiaTheme="minorEastAsia" w:cstheme="minorBidi"/>
            <w:smallCaps w:val="0"/>
            <w:noProof/>
            <w:kern w:val="2"/>
            <w:sz w:val="24"/>
            <w:szCs w:val="24"/>
            <w14:ligatures w14:val="standardContextual"/>
          </w:rPr>
          <w:tab/>
        </w:r>
        <w:r w:rsidRPr="006F4139">
          <w:rPr>
            <w:rStyle w:val="Hyperlink"/>
            <w:noProof/>
          </w:rPr>
          <w:t>Disadvantages:</w:t>
        </w:r>
        <w:r>
          <w:rPr>
            <w:noProof/>
            <w:webHidden/>
          </w:rPr>
          <w:tab/>
        </w:r>
        <w:r>
          <w:rPr>
            <w:noProof/>
            <w:webHidden/>
          </w:rPr>
          <w:fldChar w:fldCharType="begin"/>
        </w:r>
        <w:r>
          <w:rPr>
            <w:noProof/>
            <w:webHidden/>
          </w:rPr>
          <w:instrText xml:space="preserve"> PAGEREF _Toc165893365 \h </w:instrText>
        </w:r>
        <w:r>
          <w:rPr>
            <w:noProof/>
            <w:webHidden/>
          </w:rPr>
        </w:r>
        <w:r>
          <w:rPr>
            <w:noProof/>
            <w:webHidden/>
          </w:rPr>
          <w:fldChar w:fldCharType="separate"/>
        </w:r>
        <w:r>
          <w:rPr>
            <w:noProof/>
            <w:webHidden/>
          </w:rPr>
          <w:t>18</w:t>
        </w:r>
        <w:r>
          <w:rPr>
            <w:noProof/>
            <w:webHidden/>
          </w:rPr>
          <w:fldChar w:fldCharType="end"/>
        </w:r>
      </w:hyperlink>
    </w:p>
    <w:p w14:paraId="095BE773" w14:textId="51541FAB" w:rsidR="00093E36" w:rsidRDefault="00093E36">
      <w:pPr>
        <w:pStyle w:val="TOC2"/>
        <w:tabs>
          <w:tab w:val="left" w:pos="880"/>
          <w:tab w:val="right" w:leader="dot" w:pos="10790"/>
        </w:tabs>
        <w:rPr>
          <w:rFonts w:eastAsiaTheme="minorEastAsia" w:cstheme="minorBidi"/>
          <w:smallCaps w:val="0"/>
          <w:noProof/>
          <w:kern w:val="2"/>
          <w:sz w:val="24"/>
          <w:szCs w:val="24"/>
          <w14:ligatures w14:val="standardContextual"/>
        </w:rPr>
      </w:pPr>
      <w:hyperlink w:anchor="_Toc165893366" w:history="1">
        <w:r w:rsidRPr="006F4139">
          <w:rPr>
            <w:rStyle w:val="Hyperlink"/>
            <w:noProof/>
          </w:rPr>
          <w:t>D.7.</w:t>
        </w:r>
        <w:r>
          <w:rPr>
            <w:rFonts w:eastAsiaTheme="minorEastAsia" w:cstheme="minorBidi"/>
            <w:smallCaps w:val="0"/>
            <w:noProof/>
            <w:kern w:val="2"/>
            <w:sz w:val="24"/>
            <w:szCs w:val="24"/>
            <w14:ligatures w14:val="standardContextual"/>
          </w:rPr>
          <w:tab/>
        </w:r>
        <w:r w:rsidRPr="006F4139">
          <w:rPr>
            <w:rStyle w:val="Hyperlink"/>
            <w:noProof/>
          </w:rPr>
          <w:t>Challenges:</w:t>
        </w:r>
        <w:r>
          <w:rPr>
            <w:noProof/>
            <w:webHidden/>
          </w:rPr>
          <w:tab/>
        </w:r>
        <w:r>
          <w:rPr>
            <w:noProof/>
            <w:webHidden/>
          </w:rPr>
          <w:fldChar w:fldCharType="begin"/>
        </w:r>
        <w:r>
          <w:rPr>
            <w:noProof/>
            <w:webHidden/>
          </w:rPr>
          <w:instrText xml:space="preserve"> PAGEREF _Toc165893366 \h </w:instrText>
        </w:r>
        <w:r>
          <w:rPr>
            <w:noProof/>
            <w:webHidden/>
          </w:rPr>
        </w:r>
        <w:r>
          <w:rPr>
            <w:noProof/>
            <w:webHidden/>
          </w:rPr>
          <w:fldChar w:fldCharType="separate"/>
        </w:r>
        <w:r>
          <w:rPr>
            <w:noProof/>
            <w:webHidden/>
          </w:rPr>
          <w:t>18</w:t>
        </w:r>
        <w:r>
          <w:rPr>
            <w:noProof/>
            <w:webHidden/>
          </w:rPr>
          <w:fldChar w:fldCharType="end"/>
        </w:r>
      </w:hyperlink>
    </w:p>
    <w:p w14:paraId="25CAE4F8" w14:textId="54FBCDD6" w:rsidR="00093E36" w:rsidRDefault="00093E36">
      <w:pPr>
        <w:pStyle w:val="TOC1"/>
        <w:tabs>
          <w:tab w:val="right" w:leader="dot" w:pos="10790"/>
        </w:tabs>
        <w:rPr>
          <w:rFonts w:eastAsiaTheme="minorEastAsia" w:cstheme="minorBidi"/>
          <w:b w:val="0"/>
          <w:bCs w:val="0"/>
          <w:caps w:val="0"/>
          <w:noProof/>
          <w:kern w:val="2"/>
          <w:sz w:val="24"/>
          <w:szCs w:val="24"/>
          <w14:ligatures w14:val="standardContextual"/>
        </w:rPr>
      </w:pPr>
      <w:hyperlink w:anchor="_Toc165893367" w:history="1">
        <w:r w:rsidRPr="006F4139">
          <w:rPr>
            <w:rStyle w:val="Hyperlink"/>
            <w:noProof/>
          </w:rPr>
          <w:t>Part IV: PCA</w:t>
        </w:r>
        <w:r>
          <w:rPr>
            <w:noProof/>
            <w:webHidden/>
          </w:rPr>
          <w:tab/>
        </w:r>
        <w:r>
          <w:rPr>
            <w:noProof/>
            <w:webHidden/>
          </w:rPr>
          <w:fldChar w:fldCharType="begin"/>
        </w:r>
        <w:r>
          <w:rPr>
            <w:noProof/>
            <w:webHidden/>
          </w:rPr>
          <w:instrText xml:space="preserve"> PAGEREF _Toc165893367 \h </w:instrText>
        </w:r>
        <w:r>
          <w:rPr>
            <w:noProof/>
            <w:webHidden/>
          </w:rPr>
        </w:r>
        <w:r>
          <w:rPr>
            <w:noProof/>
            <w:webHidden/>
          </w:rPr>
          <w:fldChar w:fldCharType="separate"/>
        </w:r>
        <w:r>
          <w:rPr>
            <w:noProof/>
            <w:webHidden/>
          </w:rPr>
          <w:t>19</w:t>
        </w:r>
        <w:r>
          <w:rPr>
            <w:noProof/>
            <w:webHidden/>
          </w:rPr>
          <w:fldChar w:fldCharType="end"/>
        </w:r>
      </w:hyperlink>
    </w:p>
    <w:p w14:paraId="73BECECA" w14:textId="2A23C6E1" w:rsidR="00093E36" w:rsidRDefault="00093E36">
      <w:pPr>
        <w:pStyle w:val="TOC1"/>
        <w:tabs>
          <w:tab w:val="left" w:pos="440"/>
          <w:tab w:val="right" w:leader="dot" w:pos="10790"/>
        </w:tabs>
        <w:rPr>
          <w:rFonts w:eastAsiaTheme="minorEastAsia" w:cstheme="minorBidi"/>
          <w:b w:val="0"/>
          <w:bCs w:val="0"/>
          <w:caps w:val="0"/>
          <w:noProof/>
          <w:kern w:val="2"/>
          <w:sz w:val="24"/>
          <w:szCs w:val="24"/>
          <w14:ligatures w14:val="standardContextual"/>
        </w:rPr>
      </w:pPr>
      <w:hyperlink w:anchor="_Toc165893368" w:history="1">
        <w:r w:rsidRPr="006F4139">
          <w:rPr>
            <w:rStyle w:val="Hyperlink"/>
            <w:noProof/>
          </w:rPr>
          <w:t>E.</w:t>
        </w:r>
        <w:r>
          <w:rPr>
            <w:rFonts w:eastAsiaTheme="minorEastAsia" w:cstheme="minorBidi"/>
            <w:b w:val="0"/>
            <w:bCs w:val="0"/>
            <w:caps w:val="0"/>
            <w:noProof/>
            <w:kern w:val="2"/>
            <w:sz w:val="24"/>
            <w:szCs w:val="24"/>
            <w14:ligatures w14:val="standardContextual"/>
          </w:rPr>
          <w:tab/>
        </w:r>
        <w:r w:rsidRPr="006F4139">
          <w:rPr>
            <w:rStyle w:val="Hyperlink"/>
            <w:noProof/>
          </w:rPr>
          <w:t>Perform PCV</w:t>
        </w:r>
        <w:r>
          <w:rPr>
            <w:noProof/>
            <w:webHidden/>
          </w:rPr>
          <w:tab/>
        </w:r>
        <w:r>
          <w:rPr>
            <w:noProof/>
            <w:webHidden/>
          </w:rPr>
          <w:fldChar w:fldCharType="begin"/>
        </w:r>
        <w:r>
          <w:rPr>
            <w:noProof/>
            <w:webHidden/>
          </w:rPr>
          <w:instrText xml:space="preserve"> PAGEREF _Toc165893368 \h </w:instrText>
        </w:r>
        <w:r>
          <w:rPr>
            <w:noProof/>
            <w:webHidden/>
          </w:rPr>
        </w:r>
        <w:r>
          <w:rPr>
            <w:noProof/>
            <w:webHidden/>
          </w:rPr>
          <w:fldChar w:fldCharType="separate"/>
        </w:r>
        <w:r>
          <w:rPr>
            <w:noProof/>
            <w:webHidden/>
          </w:rPr>
          <w:t>19</w:t>
        </w:r>
        <w:r>
          <w:rPr>
            <w:noProof/>
            <w:webHidden/>
          </w:rPr>
          <w:fldChar w:fldCharType="end"/>
        </w:r>
      </w:hyperlink>
    </w:p>
    <w:p w14:paraId="7A100D45" w14:textId="4D681F17" w:rsidR="00093E36" w:rsidRDefault="00093E36">
      <w:pPr>
        <w:pStyle w:val="TOC2"/>
        <w:tabs>
          <w:tab w:val="left" w:pos="880"/>
          <w:tab w:val="right" w:leader="dot" w:pos="10790"/>
        </w:tabs>
        <w:rPr>
          <w:rFonts w:eastAsiaTheme="minorEastAsia" w:cstheme="minorBidi"/>
          <w:smallCaps w:val="0"/>
          <w:noProof/>
          <w:kern w:val="2"/>
          <w:sz w:val="24"/>
          <w:szCs w:val="24"/>
          <w14:ligatures w14:val="standardContextual"/>
        </w:rPr>
      </w:pPr>
      <w:hyperlink w:anchor="_Toc165893369" w:history="1">
        <w:r w:rsidRPr="006F4139">
          <w:rPr>
            <w:rStyle w:val="Hyperlink"/>
            <w:noProof/>
          </w:rPr>
          <w:t>E.1.</w:t>
        </w:r>
        <w:r>
          <w:rPr>
            <w:rFonts w:eastAsiaTheme="minorEastAsia" w:cstheme="minorBidi"/>
            <w:smallCaps w:val="0"/>
            <w:noProof/>
            <w:kern w:val="2"/>
            <w:sz w:val="24"/>
            <w:szCs w:val="24"/>
            <w14:ligatures w14:val="standardContextual"/>
          </w:rPr>
          <w:tab/>
        </w:r>
        <w:r w:rsidRPr="006F4139">
          <w:rPr>
            <w:rStyle w:val="Hyperlink"/>
            <w:noProof/>
          </w:rPr>
          <w:t>List of Quantitative Continuous Variables</w:t>
        </w:r>
        <w:r>
          <w:rPr>
            <w:noProof/>
            <w:webHidden/>
          </w:rPr>
          <w:tab/>
        </w:r>
        <w:r>
          <w:rPr>
            <w:noProof/>
            <w:webHidden/>
          </w:rPr>
          <w:fldChar w:fldCharType="begin"/>
        </w:r>
        <w:r>
          <w:rPr>
            <w:noProof/>
            <w:webHidden/>
          </w:rPr>
          <w:instrText xml:space="preserve"> PAGEREF _Toc165893369 \h </w:instrText>
        </w:r>
        <w:r>
          <w:rPr>
            <w:noProof/>
            <w:webHidden/>
          </w:rPr>
        </w:r>
        <w:r>
          <w:rPr>
            <w:noProof/>
            <w:webHidden/>
          </w:rPr>
          <w:fldChar w:fldCharType="separate"/>
        </w:r>
        <w:r>
          <w:rPr>
            <w:noProof/>
            <w:webHidden/>
          </w:rPr>
          <w:t>19</w:t>
        </w:r>
        <w:r>
          <w:rPr>
            <w:noProof/>
            <w:webHidden/>
          </w:rPr>
          <w:fldChar w:fldCharType="end"/>
        </w:r>
      </w:hyperlink>
    </w:p>
    <w:p w14:paraId="54DA13DD" w14:textId="31935F40" w:rsidR="00093E36" w:rsidRDefault="00093E36">
      <w:pPr>
        <w:pStyle w:val="TOC2"/>
        <w:tabs>
          <w:tab w:val="left" w:pos="880"/>
          <w:tab w:val="right" w:leader="dot" w:pos="10790"/>
        </w:tabs>
        <w:rPr>
          <w:rFonts w:eastAsiaTheme="minorEastAsia" w:cstheme="minorBidi"/>
          <w:smallCaps w:val="0"/>
          <w:noProof/>
          <w:kern w:val="2"/>
          <w:sz w:val="24"/>
          <w:szCs w:val="24"/>
          <w14:ligatures w14:val="standardContextual"/>
        </w:rPr>
      </w:pPr>
      <w:hyperlink w:anchor="_Toc165893370" w:history="1">
        <w:r w:rsidRPr="006F4139">
          <w:rPr>
            <w:rStyle w:val="Hyperlink"/>
            <w:noProof/>
          </w:rPr>
          <w:t>E.2.</w:t>
        </w:r>
        <w:r>
          <w:rPr>
            <w:rFonts w:eastAsiaTheme="minorEastAsia" w:cstheme="minorBidi"/>
            <w:smallCaps w:val="0"/>
            <w:noProof/>
            <w:kern w:val="2"/>
            <w:sz w:val="24"/>
            <w:szCs w:val="24"/>
            <w14:ligatures w14:val="standardContextual"/>
          </w:rPr>
          <w:tab/>
        </w:r>
        <w:r w:rsidRPr="006F4139">
          <w:rPr>
            <w:rStyle w:val="Hyperlink"/>
            <w:noProof/>
          </w:rPr>
          <w:t>Which PCs should be retained and why?</w:t>
        </w:r>
        <w:r>
          <w:rPr>
            <w:noProof/>
            <w:webHidden/>
          </w:rPr>
          <w:tab/>
        </w:r>
        <w:r>
          <w:rPr>
            <w:noProof/>
            <w:webHidden/>
          </w:rPr>
          <w:fldChar w:fldCharType="begin"/>
        </w:r>
        <w:r>
          <w:rPr>
            <w:noProof/>
            <w:webHidden/>
          </w:rPr>
          <w:instrText xml:space="preserve"> PAGEREF _Toc165893370 \h </w:instrText>
        </w:r>
        <w:r>
          <w:rPr>
            <w:noProof/>
            <w:webHidden/>
          </w:rPr>
        </w:r>
        <w:r>
          <w:rPr>
            <w:noProof/>
            <w:webHidden/>
          </w:rPr>
          <w:fldChar w:fldCharType="separate"/>
        </w:r>
        <w:r>
          <w:rPr>
            <w:noProof/>
            <w:webHidden/>
          </w:rPr>
          <w:t>19</w:t>
        </w:r>
        <w:r>
          <w:rPr>
            <w:noProof/>
            <w:webHidden/>
          </w:rPr>
          <w:fldChar w:fldCharType="end"/>
        </w:r>
      </w:hyperlink>
    </w:p>
    <w:p w14:paraId="4D38F29B" w14:textId="409AE396" w:rsidR="00093E36" w:rsidRDefault="00093E36">
      <w:pPr>
        <w:pStyle w:val="TOC2"/>
        <w:tabs>
          <w:tab w:val="left" w:pos="880"/>
          <w:tab w:val="right" w:leader="dot" w:pos="10790"/>
        </w:tabs>
        <w:rPr>
          <w:rFonts w:eastAsiaTheme="minorEastAsia" w:cstheme="minorBidi"/>
          <w:smallCaps w:val="0"/>
          <w:noProof/>
          <w:kern w:val="2"/>
          <w:sz w:val="24"/>
          <w:szCs w:val="24"/>
          <w14:ligatures w14:val="standardContextual"/>
        </w:rPr>
      </w:pPr>
      <w:hyperlink w:anchor="_Toc165893371" w:history="1">
        <w:r w:rsidRPr="006F4139">
          <w:rPr>
            <w:rStyle w:val="Hyperlink"/>
            <w:noProof/>
          </w:rPr>
          <w:t>E.3.</w:t>
        </w:r>
        <w:r>
          <w:rPr>
            <w:rFonts w:eastAsiaTheme="minorEastAsia" w:cstheme="minorBidi"/>
            <w:smallCaps w:val="0"/>
            <w:noProof/>
            <w:kern w:val="2"/>
            <w:sz w:val="24"/>
            <w:szCs w:val="24"/>
            <w14:ligatures w14:val="standardContextual"/>
          </w:rPr>
          <w:tab/>
        </w:r>
        <w:r w:rsidRPr="006F4139">
          <w:rPr>
            <w:rStyle w:val="Hyperlink"/>
            <w:noProof/>
          </w:rPr>
          <w:t>Benefit from the results of the PCA</w:t>
        </w:r>
        <w:r>
          <w:rPr>
            <w:noProof/>
            <w:webHidden/>
          </w:rPr>
          <w:tab/>
        </w:r>
        <w:r>
          <w:rPr>
            <w:noProof/>
            <w:webHidden/>
          </w:rPr>
          <w:fldChar w:fldCharType="begin"/>
        </w:r>
        <w:r>
          <w:rPr>
            <w:noProof/>
            <w:webHidden/>
          </w:rPr>
          <w:instrText xml:space="preserve"> PAGEREF _Toc165893371 \h </w:instrText>
        </w:r>
        <w:r>
          <w:rPr>
            <w:noProof/>
            <w:webHidden/>
          </w:rPr>
        </w:r>
        <w:r>
          <w:rPr>
            <w:noProof/>
            <w:webHidden/>
          </w:rPr>
          <w:fldChar w:fldCharType="separate"/>
        </w:r>
        <w:r>
          <w:rPr>
            <w:noProof/>
            <w:webHidden/>
          </w:rPr>
          <w:t>19</w:t>
        </w:r>
        <w:r>
          <w:rPr>
            <w:noProof/>
            <w:webHidden/>
          </w:rPr>
          <w:fldChar w:fldCharType="end"/>
        </w:r>
      </w:hyperlink>
    </w:p>
    <w:p w14:paraId="1CBFFEAD" w14:textId="3D5789B9" w:rsidR="00093E36" w:rsidRDefault="00093E36">
      <w:pPr>
        <w:pStyle w:val="TOC1"/>
        <w:tabs>
          <w:tab w:val="left" w:pos="440"/>
          <w:tab w:val="right" w:leader="dot" w:pos="10790"/>
        </w:tabs>
        <w:rPr>
          <w:rFonts w:eastAsiaTheme="minorEastAsia" w:cstheme="minorBidi"/>
          <w:b w:val="0"/>
          <w:bCs w:val="0"/>
          <w:caps w:val="0"/>
          <w:noProof/>
          <w:kern w:val="2"/>
          <w:sz w:val="24"/>
          <w:szCs w:val="24"/>
          <w14:ligatures w14:val="standardContextual"/>
        </w:rPr>
      </w:pPr>
      <w:hyperlink w:anchor="_Toc165893372" w:history="1">
        <w:r w:rsidRPr="006F4139">
          <w:rPr>
            <w:rStyle w:val="Hyperlink"/>
            <w:noProof/>
          </w:rPr>
          <w:t>F.</w:t>
        </w:r>
        <w:r>
          <w:rPr>
            <w:rFonts w:eastAsiaTheme="minorEastAsia" w:cstheme="minorBidi"/>
            <w:b w:val="0"/>
            <w:bCs w:val="0"/>
            <w:caps w:val="0"/>
            <w:noProof/>
            <w:kern w:val="2"/>
            <w:sz w:val="24"/>
            <w:szCs w:val="24"/>
            <w14:ligatures w14:val="standardContextual"/>
          </w:rPr>
          <w:tab/>
        </w:r>
        <w:r w:rsidRPr="006F4139">
          <w:rPr>
            <w:rStyle w:val="Hyperlink"/>
            <w:noProof/>
          </w:rPr>
          <w:t>Panopto recording:</w:t>
        </w:r>
        <w:r>
          <w:rPr>
            <w:noProof/>
            <w:webHidden/>
          </w:rPr>
          <w:tab/>
        </w:r>
        <w:r>
          <w:rPr>
            <w:noProof/>
            <w:webHidden/>
          </w:rPr>
          <w:fldChar w:fldCharType="begin"/>
        </w:r>
        <w:r>
          <w:rPr>
            <w:noProof/>
            <w:webHidden/>
          </w:rPr>
          <w:instrText xml:space="preserve"> PAGEREF _Toc165893372 \h </w:instrText>
        </w:r>
        <w:r>
          <w:rPr>
            <w:noProof/>
            <w:webHidden/>
          </w:rPr>
        </w:r>
        <w:r>
          <w:rPr>
            <w:noProof/>
            <w:webHidden/>
          </w:rPr>
          <w:fldChar w:fldCharType="separate"/>
        </w:r>
        <w:r>
          <w:rPr>
            <w:noProof/>
            <w:webHidden/>
          </w:rPr>
          <w:t>20</w:t>
        </w:r>
        <w:r>
          <w:rPr>
            <w:noProof/>
            <w:webHidden/>
          </w:rPr>
          <w:fldChar w:fldCharType="end"/>
        </w:r>
      </w:hyperlink>
    </w:p>
    <w:p w14:paraId="0C99E893" w14:textId="23EF5BCB" w:rsidR="00093E36" w:rsidRDefault="00093E36">
      <w:pPr>
        <w:pStyle w:val="TOC1"/>
        <w:tabs>
          <w:tab w:val="left" w:pos="660"/>
          <w:tab w:val="right" w:leader="dot" w:pos="10790"/>
        </w:tabs>
        <w:rPr>
          <w:rFonts w:eastAsiaTheme="minorEastAsia" w:cstheme="minorBidi"/>
          <w:b w:val="0"/>
          <w:bCs w:val="0"/>
          <w:caps w:val="0"/>
          <w:noProof/>
          <w:kern w:val="2"/>
          <w:sz w:val="24"/>
          <w:szCs w:val="24"/>
          <w14:ligatures w14:val="standardContextual"/>
        </w:rPr>
      </w:pPr>
      <w:hyperlink w:anchor="_Toc165893373" w:history="1">
        <w:r w:rsidRPr="006F4139">
          <w:rPr>
            <w:rStyle w:val="Hyperlink"/>
            <w:noProof/>
          </w:rPr>
          <w:t>G.</w:t>
        </w:r>
        <w:r>
          <w:rPr>
            <w:rFonts w:eastAsiaTheme="minorEastAsia" w:cstheme="minorBidi"/>
            <w:b w:val="0"/>
            <w:bCs w:val="0"/>
            <w:caps w:val="0"/>
            <w:noProof/>
            <w:kern w:val="2"/>
            <w:sz w:val="24"/>
            <w:szCs w:val="24"/>
            <w14:ligatures w14:val="standardContextual"/>
          </w:rPr>
          <w:tab/>
        </w:r>
        <w:r w:rsidRPr="006F4139">
          <w:rPr>
            <w:rStyle w:val="Hyperlink"/>
            <w:noProof/>
          </w:rPr>
          <w:t>Third-Party Code References</w:t>
        </w:r>
        <w:r>
          <w:rPr>
            <w:noProof/>
            <w:webHidden/>
          </w:rPr>
          <w:tab/>
        </w:r>
        <w:r>
          <w:rPr>
            <w:noProof/>
            <w:webHidden/>
          </w:rPr>
          <w:fldChar w:fldCharType="begin"/>
        </w:r>
        <w:r>
          <w:rPr>
            <w:noProof/>
            <w:webHidden/>
          </w:rPr>
          <w:instrText xml:space="preserve"> PAGEREF _Toc165893373 \h </w:instrText>
        </w:r>
        <w:r>
          <w:rPr>
            <w:noProof/>
            <w:webHidden/>
          </w:rPr>
        </w:r>
        <w:r>
          <w:rPr>
            <w:noProof/>
            <w:webHidden/>
          </w:rPr>
          <w:fldChar w:fldCharType="separate"/>
        </w:r>
        <w:r>
          <w:rPr>
            <w:noProof/>
            <w:webHidden/>
          </w:rPr>
          <w:t>20</w:t>
        </w:r>
        <w:r>
          <w:rPr>
            <w:noProof/>
            <w:webHidden/>
          </w:rPr>
          <w:fldChar w:fldCharType="end"/>
        </w:r>
      </w:hyperlink>
    </w:p>
    <w:p w14:paraId="077C0BF3" w14:textId="4449E0F9" w:rsidR="00093E36" w:rsidRDefault="00093E36">
      <w:pPr>
        <w:pStyle w:val="TOC1"/>
        <w:tabs>
          <w:tab w:val="left" w:pos="660"/>
          <w:tab w:val="right" w:leader="dot" w:pos="10790"/>
        </w:tabs>
        <w:rPr>
          <w:rFonts w:eastAsiaTheme="minorEastAsia" w:cstheme="minorBidi"/>
          <w:b w:val="0"/>
          <w:bCs w:val="0"/>
          <w:caps w:val="0"/>
          <w:noProof/>
          <w:kern w:val="2"/>
          <w:sz w:val="24"/>
          <w:szCs w:val="24"/>
          <w14:ligatures w14:val="standardContextual"/>
        </w:rPr>
      </w:pPr>
      <w:hyperlink w:anchor="_Toc165893374" w:history="1">
        <w:r w:rsidRPr="006F4139">
          <w:rPr>
            <w:rStyle w:val="Hyperlink"/>
            <w:noProof/>
          </w:rPr>
          <w:t>H.</w:t>
        </w:r>
        <w:r>
          <w:rPr>
            <w:rFonts w:eastAsiaTheme="minorEastAsia" w:cstheme="minorBidi"/>
            <w:b w:val="0"/>
            <w:bCs w:val="0"/>
            <w:caps w:val="0"/>
            <w:noProof/>
            <w:kern w:val="2"/>
            <w:sz w:val="24"/>
            <w:szCs w:val="24"/>
            <w14:ligatures w14:val="standardContextual"/>
          </w:rPr>
          <w:tab/>
        </w:r>
        <w:r w:rsidRPr="006F4139">
          <w:rPr>
            <w:rStyle w:val="Hyperlink"/>
            <w:noProof/>
          </w:rPr>
          <w:t>References</w:t>
        </w:r>
        <w:r>
          <w:rPr>
            <w:noProof/>
            <w:webHidden/>
          </w:rPr>
          <w:tab/>
        </w:r>
        <w:r>
          <w:rPr>
            <w:noProof/>
            <w:webHidden/>
          </w:rPr>
          <w:fldChar w:fldCharType="begin"/>
        </w:r>
        <w:r>
          <w:rPr>
            <w:noProof/>
            <w:webHidden/>
          </w:rPr>
          <w:instrText xml:space="preserve"> PAGEREF _Toc165893374 \h </w:instrText>
        </w:r>
        <w:r>
          <w:rPr>
            <w:noProof/>
            <w:webHidden/>
          </w:rPr>
        </w:r>
        <w:r>
          <w:rPr>
            <w:noProof/>
            <w:webHidden/>
          </w:rPr>
          <w:fldChar w:fldCharType="separate"/>
        </w:r>
        <w:r>
          <w:rPr>
            <w:noProof/>
            <w:webHidden/>
          </w:rPr>
          <w:t>20</w:t>
        </w:r>
        <w:r>
          <w:rPr>
            <w:noProof/>
            <w:webHidden/>
          </w:rPr>
          <w:fldChar w:fldCharType="end"/>
        </w:r>
      </w:hyperlink>
    </w:p>
    <w:p w14:paraId="3CE313C3" w14:textId="7039E739" w:rsidR="00093E36" w:rsidRDefault="00093E36">
      <w:pPr>
        <w:pStyle w:val="TOC1"/>
        <w:tabs>
          <w:tab w:val="right" w:leader="dot" w:pos="10790"/>
        </w:tabs>
        <w:rPr>
          <w:rFonts w:eastAsiaTheme="minorEastAsia" w:cstheme="minorBidi"/>
          <w:b w:val="0"/>
          <w:bCs w:val="0"/>
          <w:caps w:val="0"/>
          <w:noProof/>
          <w:kern w:val="2"/>
          <w:sz w:val="24"/>
          <w:szCs w:val="24"/>
          <w14:ligatures w14:val="standardContextual"/>
        </w:rPr>
      </w:pPr>
      <w:hyperlink w:anchor="_Toc165893375" w:history="1">
        <w:r w:rsidRPr="006F4139">
          <w:rPr>
            <w:rStyle w:val="Hyperlink"/>
            <w:noProof/>
          </w:rPr>
          <w:t>Tables and Figures of Untreated Data D.1</w:t>
        </w:r>
        <w:r>
          <w:rPr>
            <w:noProof/>
            <w:webHidden/>
          </w:rPr>
          <w:tab/>
        </w:r>
        <w:r>
          <w:rPr>
            <w:noProof/>
            <w:webHidden/>
          </w:rPr>
          <w:fldChar w:fldCharType="begin"/>
        </w:r>
        <w:r>
          <w:rPr>
            <w:noProof/>
            <w:webHidden/>
          </w:rPr>
          <w:instrText xml:space="preserve"> PAGEREF _Toc165893375 \h </w:instrText>
        </w:r>
        <w:r>
          <w:rPr>
            <w:noProof/>
            <w:webHidden/>
          </w:rPr>
        </w:r>
        <w:r>
          <w:rPr>
            <w:noProof/>
            <w:webHidden/>
          </w:rPr>
          <w:fldChar w:fldCharType="separate"/>
        </w:r>
        <w:r>
          <w:rPr>
            <w:noProof/>
            <w:webHidden/>
          </w:rPr>
          <w:t>21</w:t>
        </w:r>
        <w:r>
          <w:rPr>
            <w:noProof/>
            <w:webHidden/>
          </w:rPr>
          <w:fldChar w:fldCharType="end"/>
        </w:r>
      </w:hyperlink>
    </w:p>
    <w:p w14:paraId="6E79F94D" w14:textId="24A3A411" w:rsidR="00093E36" w:rsidRDefault="00093E36">
      <w:pPr>
        <w:pStyle w:val="TOC2"/>
        <w:tabs>
          <w:tab w:val="right" w:leader="dot" w:pos="10790"/>
        </w:tabs>
        <w:rPr>
          <w:rFonts w:eastAsiaTheme="minorEastAsia" w:cstheme="minorBidi"/>
          <w:smallCaps w:val="0"/>
          <w:noProof/>
          <w:kern w:val="2"/>
          <w:sz w:val="24"/>
          <w:szCs w:val="24"/>
          <w14:ligatures w14:val="standardContextual"/>
        </w:rPr>
      </w:pPr>
      <w:hyperlink w:anchor="_Toc165893376" w:history="1">
        <w:r w:rsidRPr="006F4139">
          <w:rPr>
            <w:rStyle w:val="Hyperlink"/>
            <w:bCs/>
            <w:noProof/>
          </w:rPr>
          <w:t>Table 1</w:t>
        </w:r>
        <w:r>
          <w:rPr>
            <w:noProof/>
            <w:webHidden/>
          </w:rPr>
          <w:tab/>
        </w:r>
        <w:r>
          <w:rPr>
            <w:noProof/>
            <w:webHidden/>
          </w:rPr>
          <w:fldChar w:fldCharType="begin"/>
        </w:r>
        <w:r>
          <w:rPr>
            <w:noProof/>
            <w:webHidden/>
          </w:rPr>
          <w:instrText xml:space="preserve"> PAGEREF _Toc165893376 \h </w:instrText>
        </w:r>
        <w:r>
          <w:rPr>
            <w:noProof/>
            <w:webHidden/>
          </w:rPr>
        </w:r>
        <w:r>
          <w:rPr>
            <w:noProof/>
            <w:webHidden/>
          </w:rPr>
          <w:fldChar w:fldCharType="separate"/>
        </w:r>
        <w:r>
          <w:rPr>
            <w:noProof/>
            <w:webHidden/>
          </w:rPr>
          <w:t>21</w:t>
        </w:r>
        <w:r>
          <w:rPr>
            <w:noProof/>
            <w:webHidden/>
          </w:rPr>
          <w:fldChar w:fldCharType="end"/>
        </w:r>
      </w:hyperlink>
    </w:p>
    <w:p w14:paraId="585DFA87" w14:textId="3276105F" w:rsidR="00093E36" w:rsidRDefault="00093E36">
      <w:pPr>
        <w:pStyle w:val="TOC2"/>
        <w:tabs>
          <w:tab w:val="right" w:leader="dot" w:pos="10790"/>
        </w:tabs>
        <w:rPr>
          <w:rFonts w:eastAsiaTheme="minorEastAsia" w:cstheme="minorBidi"/>
          <w:smallCaps w:val="0"/>
          <w:noProof/>
          <w:kern w:val="2"/>
          <w:sz w:val="24"/>
          <w:szCs w:val="24"/>
          <w14:ligatures w14:val="standardContextual"/>
        </w:rPr>
      </w:pPr>
      <w:hyperlink w:anchor="_Toc165893377" w:history="1">
        <w:r w:rsidRPr="006F4139">
          <w:rPr>
            <w:rStyle w:val="Hyperlink"/>
            <w:noProof/>
          </w:rPr>
          <w:t>Table 2</w:t>
        </w:r>
        <w:r>
          <w:rPr>
            <w:noProof/>
            <w:webHidden/>
          </w:rPr>
          <w:tab/>
        </w:r>
        <w:r>
          <w:rPr>
            <w:noProof/>
            <w:webHidden/>
          </w:rPr>
          <w:fldChar w:fldCharType="begin"/>
        </w:r>
        <w:r>
          <w:rPr>
            <w:noProof/>
            <w:webHidden/>
          </w:rPr>
          <w:instrText xml:space="preserve"> PAGEREF _Toc165893377 \h </w:instrText>
        </w:r>
        <w:r>
          <w:rPr>
            <w:noProof/>
            <w:webHidden/>
          </w:rPr>
        </w:r>
        <w:r>
          <w:rPr>
            <w:noProof/>
            <w:webHidden/>
          </w:rPr>
          <w:fldChar w:fldCharType="separate"/>
        </w:r>
        <w:r>
          <w:rPr>
            <w:noProof/>
            <w:webHidden/>
          </w:rPr>
          <w:t>24</w:t>
        </w:r>
        <w:r>
          <w:rPr>
            <w:noProof/>
            <w:webHidden/>
          </w:rPr>
          <w:fldChar w:fldCharType="end"/>
        </w:r>
      </w:hyperlink>
    </w:p>
    <w:p w14:paraId="2860FB1D" w14:textId="5C57D26E" w:rsidR="00093E36" w:rsidRDefault="00093E36">
      <w:pPr>
        <w:pStyle w:val="TOC2"/>
        <w:tabs>
          <w:tab w:val="right" w:leader="dot" w:pos="10790"/>
        </w:tabs>
        <w:rPr>
          <w:rFonts w:eastAsiaTheme="minorEastAsia" w:cstheme="minorBidi"/>
          <w:smallCaps w:val="0"/>
          <w:noProof/>
          <w:kern w:val="2"/>
          <w:sz w:val="24"/>
          <w:szCs w:val="24"/>
          <w14:ligatures w14:val="standardContextual"/>
        </w:rPr>
      </w:pPr>
      <w:hyperlink w:anchor="_Toc165893378" w:history="1">
        <w:r w:rsidRPr="006F4139">
          <w:rPr>
            <w:rStyle w:val="Hyperlink"/>
            <w:noProof/>
          </w:rPr>
          <w:t>Table 3</w:t>
        </w:r>
        <w:r>
          <w:rPr>
            <w:noProof/>
            <w:webHidden/>
          </w:rPr>
          <w:tab/>
        </w:r>
        <w:r>
          <w:rPr>
            <w:noProof/>
            <w:webHidden/>
          </w:rPr>
          <w:fldChar w:fldCharType="begin"/>
        </w:r>
        <w:r>
          <w:rPr>
            <w:noProof/>
            <w:webHidden/>
          </w:rPr>
          <w:instrText xml:space="preserve"> PAGEREF _Toc165893378 \h </w:instrText>
        </w:r>
        <w:r>
          <w:rPr>
            <w:noProof/>
            <w:webHidden/>
          </w:rPr>
        </w:r>
        <w:r>
          <w:rPr>
            <w:noProof/>
            <w:webHidden/>
          </w:rPr>
          <w:fldChar w:fldCharType="separate"/>
        </w:r>
        <w:r>
          <w:rPr>
            <w:noProof/>
            <w:webHidden/>
          </w:rPr>
          <w:t>24</w:t>
        </w:r>
        <w:r>
          <w:rPr>
            <w:noProof/>
            <w:webHidden/>
          </w:rPr>
          <w:fldChar w:fldCharType="end"/>
        </w:r>
      </w:hyperlink>
    </w:p>
    <w:p w14:paraId="2B8E5ADB" w14:textId="430F9231" w:rsidR="00093E36" w:rsidRDefault="00093E36">
      <w:pPr>
        <w:pStyle w:val="TOC2"/>
        <w:tabs>
          <w:tab w:val="right" w:leader="dot" w:pos="10790"/>
        </w:tabs>
        <w:rPr>
          <w:rFonts w:eastAsiaTheme="minorEastAsia" w:cstheme="minorBidi"/>
          <w:smallCaps w:val="0"/>
          <w:noProof/>
          <w:kern w:val="2"/>
          <w:sz w:val="24"/>
          <w:szCs w:val="24"/>
          <w14:ligatures w14:val="standardContextual"/>
        </w:rPr>
      </w:pPr>
      <w:hyperlink w:anchor="_Toc165893379" w:history="1">
        <w:r w:rsidRPr="006F4139">
          <w:rPr>
            <w:rStyle w:val="Hyperlink"/>
            <w:noProof/>
          </w:rPr>
          <w:t>Table 5</w:t>
        </w:r>
        <w:r>
          <w:rPr>
            <w:noProof/>
            <w:webHidden/>
          </w:rPr>
          <w:tab/>
        </w:r>
        <w:r>
          <w:rPr>
            <w:noProof/>
            <w:webHidden/>
          </w:rPr>
          <w:fldChar w:fldCharType="begin"/>
        </w:r>
        <w:r>
          <w:rPr>
            <w:noProof/>
            <w:webHidden/>
          </w:rPr>
          <w:instrText xml:space="preserve"> PAGEREF _Toc165893379 \h </w:instrText>
        </w:r>
        <w:r>
          <w:rPr>
            <w:noProof/>
            <w:webHidden/>
          </w:rPr>
        </w:r>
        <w:r>
          <w:rPr>
            <w:noProof/>
            <w:webHidden/>
          </w:rPr>
          <w:fldChar w:fldCharType="separate"/>
        </w:r>
        <w:r>
          <w:rPr>
            <w:noProof/>
            <w:webHidden/>
          </w:rPr>
          <w:t>24</w:t>
        </w:r>
        <w:r>
          <w:rPr>
            <w:noProof/>
            <w:webHidden/>
          </w:rPr>
          <w:fldChar w:fldCharType="end"/>
        </w:r>
      </w:hyperlink>
    </w:p>
    <w:p w14:paraId="0F405CCD" w14:textId="180E5D64" w:rsidR="00093E36" w:rsidRDefault="00093E36">
      <w:pPr>
        <w:pStyle w:val="TOC2"/>
        <w:tabs>
          <w:tab w:val="right" w:leader="dot" w:pos="10790"/>
        </w:tabs>
        <w:rPr>
          <w:rFonts w:eastAsiaTheme="minorEastAsia" w:cstheme="minorBidi"/>
          <w:smallCaps w:val="0"/>
          <w:noProof/>
          <w:kern w:val="2"/>
          <w:sz w:val="24"/>
          <w:szCs w:val="24"/>
          <w14:ligatures w14:val="standardContextual"/>
        </w:rPr>
      </w:pPr>
      <w:hyperlink w:anchor="_Toc165893380" w:history="1">
        <w:r w:rsidRPr="006F4139">
          <w:rPr>
            <w:rStyle w:val="Hyperlink"/>
            <w:noProof/>
          </w:rPr>
          <w:t>Figure: 1</w:t>
        </w:r>
        <w:r>
          <w:rPr>
            <w:noProof/>
            <w:webHidden/>
          </w:rPr>
          <w:tab/>
        </w:r>
        <w:r>
          <w:rPr>
            <w:noProof/>
            <w:webHidden/>
          </w:rPr>
          <w:fldChar w:fldCharType="begin"/>
        </w:r>
        <w:r>
          <w:rPr>
            <w:noProof/>
            <w:webHidden/>
          </w:rPr>
          <w:instrText xml:space="preserve"> PAGEREF _Toc165893380 \h </w:instrText>
        </w:r>
        <w:r>
          <w:rPr>
            <w:noProof/>
            <w:webHidden/>
          </w:rPr>
        </w:r>
        <w:r>
          <w:rPr>
            <w:noProof/>
            <w:webHidden/>
          </w:rPr>
          <w:fldChar w:fldCharType="separate"/>
        </w:r>
        <w:r>
          <w:rPr>
            <w:noProof/>
            <w:webHidden/>
          </w:rPr>
          <w:t>25</w:t>
        </w:r>
        <w:r>
          <w:rPr>
            <w:noProof/>
            <w:webHidden/>
          </w:rPr>
          <w:fldChar w:fldCharType="end"/>
        </w:r>
      </w:hyperlink>
    </w:p>
    <w:p w14:paraId="3334E4C3" w14:textId="122AB365" w:rsidR="00093E36" w:rsidRDefault="00093E36">
      <w:pPr>
        <w:pStyle w:val="TOC2"/>
        <w:tabs>
          <w:tab w:val="right" w:leader="dot" w:pos="10790"/>
        </w:tabs>
        <w:rPr>
          <w:rFonts w:eastAsiaTheme="minorEastAsia" w:cstheme="minorBidi"/>
          <w:smallCaps w:val="0"/>
          <w:noProof/>
          <w:kern w:val="2"/>
          <w:sz w:val="24"/>
          <w:szCs w:val="24"/>
          <w14:ligatures w14:val="standardContextual"/>
        </w:rPr>
      </w:pPr>
      <w:hyperlink w:anchor="_Toc165893381" w:history="1">
        <w:r w:rsidRPr="006F4139">
          <w:rPr>
            <w:rStyle w:val="Hyperlink"/>
            <w:noProof/>
          </w:rPr>
          <w:t>Figure: 2</w:t>
        </w:r>
        <w:r>
          <w:rPr>
            <w:noProof/>
            <w:webHidden/>
          </w:rPr>
          <w:tab/>
        </w:r>
        <w:r>
          <w:rPr>
            <w:noProof/>
            <w:webHidden/>
          </w:rPr>
          <w:fldChar w:fldCharType="begin"/>
        </w:r>
        <w:r>
          <w:rPr>
            <w:noProof/>
            <w:webHidden/>
          </w:rPr>
          <w:instrText xml:space="preserve"> PAGEREF _Toc165893381 \h </w:instrText>
        </w:r>
        <w:r>
          <w:rPr>
            <w:noProof/>
            <w:webHidden/>
          </w:rPr>
        </w:r>
        <w:r>
          <w:rPr>
            <w:noProof/>
            <w:webHidden/>
          </w:rPr>
          <w:fldChar w:fldCharType="separate"/>
        </w:r>
        <w:r>
          <w:rPr>
            <w:noProof/>
            <w:webHidden/>
          </w:rPr>
          <w:t>25</w:t>
        </w:r>
        <w:r>
          <w:rPr>
            <w:noProof/>
            <w:webHidden/>
          </w:rPr>
          <w:fldChar w:fldCharType="end"/>
        </w:r>
      </w:hyperlink>
    </w:p>
    <w:p w14:paraId="0F38E0D6" w14:textId="357990D5" w:rsidR="00093E36" w:rsidRDefault="00093E36">
      <w:pPr>
        <w:pStyle w:val="TOC2"/>
        <w:tabs>
          <w:tab w:val="right" w:leader="dot" w:pos="10790"/>
        </w:tabs>
        <w:rPr>
          <w:rFonts w:eastAsiaTheme="minorEastAsia" w:cstheme="minorBidi"/>
          <w:smallCaps w:val="0"/>
          <w:noProof/>
          <w:kern w:val="2"/>
          <w:sz w:val="24"/>
          <w:szCs w:val="24"/>
          <w14:ligatures w14:val="standardContextual"/>
        </w:rPr>
      </w:pPr>
      <w:hyperlink w:anchor="_Toc165893382" w:history="1">
        <w:r w:rsidRPr="006F4139">
          <w:rPr>
            <w:rStyle w:val="Hyperlink"/>
            <w:noProof/>
          </w:rPr>
          <w:t>Figure: 3</w:t>
        </w:r>
        <w:r>
          <w:rPr>
            <w:noProof/>
            <w:webHidden/>
          </w:rPr>
          <w:tab/>
        </w:r>
        <w:r>
          <w:rPr>
            <w:noProof/>
            <w:webHidden/>
          </w:rPr>
          <w:fldChar w:fldCharType="begin"/>
        </w:r>
        <w:r>
          <w:rPr>
            <w:noProof/>
            <w:webHidden/>
          </w:rPr>
          <w:instrText xml:space="preserve"> PAGEREF _Toc165893382 \h </w:instrText>
        </w:r>
        <w:r>
          <w:rPr>
            <w:noProof/>
            <w:webHidden/>
          </w:rPr>
        </w:r>
        <w:r>
          <w:rPr>
            <w:noProof/>
            <w:webHidden/>
          </w:rPr>
          <w:fldChar w:fldCharType="separate"/>
        </w:r>
        <w:r>
          <w:rPr>
            <w:noProof/>
            <w:webHidden/>
          </w:rPr>
          <w:t>25</w:t>
        </w:r>
        <w:r>
          <w:rPr>
            <w:noProof/>
            <w:webHidden/>
          </w:rPr>
          <w:fldChar w:fldCharType="end"/>
        </w:r>
      </w:hyperlink>
    </w:p>
    <w:p w14:paraId="14163CF9" w14:textId="06CA61A1" w:rsidR="00093E36" w:rsidRDefault="00093E36">
      <w:pPr>
        <w:pStyle w:val="TOC2"/>
        <w:tabs>
          <w:tab w:val="right" w:leader="dot" w:pos="10790"/>
        </w:tabs>
        <w:rPr>
          <w:rFonts w:eastAsiaTheme="minorEastAsia" w:cstheme="minorBidi"/>
          <w:smallCaps w:val="0"/>
          <w:noProof/>
          <w:kern w:val="2"/>
          <w:sz w:val="24"/>
          <w:szCs w:val="24"/>
          <w14:ligatures w14:val="standardContextual"/>
        </w:rPr>
      </w:pPr>
      <w:hyperlink w:anchor="_Toc165893383" w:history="1">
        <w:r w:rsidRPr="006F4139">
          <w:rPr>
            <w:rStyle w:val="Hyperlink"/>
            <w:noProof/>
          </w:rPr>
          <w:t>Figure: 4</w:t>
        </w:r>
        <w:r>
          <w:rPr>
            <w:noProof/>
            <w:webHidden/>
          </w:rPr>
          <w:tab/>
        </w:r>
        <w:r>
          <w:rPr>
            <w:noProof/>
            <w:webHidden/>
          </w:rPr>
          <w:fldChar w:fldCharType="begin"/>
        </w:r>
        <w:r>
          <w:rPr>
            <w:noProof/>
            <w:webHidden/>
          </w:rPr>
          <w:instrText xml:space="preserve"> PAGEREF _Toc165893383 \h </w:instrText>
        </w:r>
        <w:r>
          <w:rPr>
            <w:noProof/>
            <w:webHidden/>
          </w:rPr>
        </w:r>
        <w:r>
          <w:rPr>
            <w:noProof/>
            <w:webHidden/>
          </w:rPr>
          <w:fldChar w:fldCharType="separate"/>
        </w:r>
        <w:r>
          <w:rPr>
            <w:noProof/>
            <w:webHidden/>
          </w:rPr>
          <w:t>25</w:t>
        </w:r>
        <w:r>
          <w:rPr>
            <w:noProof/>
            <w:webHidden/>
          </w:rPr>
          <w:fldChar w:fldCharType="end"/>
        </w:r>
      </w:hyperlink>
    </w:p>
    <w:p w14:paraId="342DDE05" w14:textId="095F3FAA" w:rsidR="00093E36" w:rsidRDefault="00093E36">
      <w:pPr>
        <w:pStyle w:val="TOC2"/>
        <w:tabs>
          <w:tab w:val="right" w:leader="dot" w:pos="10790"/>
        </w:tabs>
        <w:rPr>
          <w:rFonts w:eastAsiaTheme="minorEastAsia" w:cstheme="minorBidi"/>
          <w:smallCaps w:val="0"/>
          <w:noProof/>
          <w:kern w:val="2"/>
          <w:sz w:val="24"/>
          <w:szCs w:val="24"/>
          <w14:ligatures w14:val="standardContextual"/>
        </w:rPr>
      </w:pPr>
      <w:hyperlink w:anchor="_Toc165893384" w:history="1">
        <w:r w:rsidRPr="006F4139">
          <w:rPr>
            <w:rStyle w:val="Hyperlink"/>
            <w:noProof/>
          </w:rPr>
          <w:t>Figure: 5</w:t>
        </w:r>
        <w:r>
          <w:rPr>
            <w:noProof/>
            <w:webHidden/>
          </w:rPr>
          <w:tab/>
        </w:r>
        <w:r>
          <w:rPr>
            <w:noProof/>
            <w:webHidden/>
          </w:rPr>
          <w:fldChar w:fldCharType="begin"/>
        </w:r>
        <w:r>
          <w:rPr>
            <w:noProof/>
            <w:webHidden/>
          </w:rPr>
          <w:instrText xml:space="preserve"> PAGEREF _Toc165893384 \h </w:instrText>
        </w:r>
        <w:r>
          <w:rPr>
            <w:noProof/>
            <w:webHidden/>
          </w:rPr>
        </w:r>
        <w:r>
          <w:rPr>
            <w:noProof/>
            <w:webHidden/>
          </w:rPr>
          <w:fldChar w:fldCharType="separate"/>
        </w:r>
        <w:r>
          <w:rPr>
            <w:noProof/>
            <w:webHidden/>
          </w:rPr>
          <w:t>25</w:t>
        </w:r>
        <w:r>
          <w:rPr>
            <w:noProof/>
            <w:webHidden/>
          </w:rPr>
          <w:fldChar w:fldCharType="end"/>
        </w:r>
      </w:hyperlink>
    </w:p>
    <w:p w14:paraId="5EAB3D2E" w14:textId="4EA7283D" w:rsidR="00093E36" w:rsidRDefault="00093E36">
      <w:pPr>
        <w:pStyle w:val="TOC2"/>
        <w:tabs>
          <w:tab w:val="right" w:leader="dot" w:pos="10790"/>
        </w:tabs>
        <w:rPr>
          <w:rFonts w:eastAsiaTheme="minorEastAsia" w:cstheme="minorBidi"/>
          <w:smallCaps w:val="0"/>
          <w:noProof/>
          <w:kern w:val="2"/>
          <w:sz w:val="24"/>
          <w:szCs w:val="24"/>
          <w14:ligatures w14:val="standardContextual"/>
        </w:rPr>
      </w:pPr>
      <w:hyperlink w:anchor="_Toc165893385" w:history="1">
        <w:r w:rsidRPr="006F4139">
          <w:rPr>
            <w:rStyle w:val="Hyperlink"/>
            <w:noProof/>
          </w:rPr>
          <w:t>Figure: 6</w:t>
        </w:r>
        <w:r>
          <w:rPr>
            <w:noProof/>
            <w:webHidden/>
          </w:rPr>
          <w:tab/>
        </w:r>
        <w:r>
          <w:rPr>
            <w:noProof/>
            <w:webHidden/>
          </w:rPr>
          <w:fldChar w:fldCharType="begin"/>
        </w:r>
        <w:r>
          <w:rPr>
            <w:noProof/>
            <w:webHidden/>
          </w:rPr>
          <w:instrText xml:space="preserve"> PAGEREF _Toc165893385 \h </w:instrText>
        </w:r>
        <w:r>
          <w:rPr>
            <w:noProof/>
            <w:webHidden/>
          </w:rPr>
        </w:r>
        <w:r>
          <w:rPr>
            <w:noProof/>
            <w:webHidden/>
          </w:rPr>
          <w:fldChar w:fldCharType="separate"/>
        </w:r>
        <w:r>
          <w:rPr>
            <w:noProof/>
            <w:webHidden/>
          </w:rPr>
          <w:t>25</w:t>
        </w:r>
        <w:r>
          <w:rPr>
            <w:noProof/>
            <w:webHidden/>
          </w:rPr>
          <w:fldChar w:fldCharType="end"/>
        </w:r>
      </w:hyperlink>
    </w:p>
    <w:p w14:paraId="6A5705F8" w14:textId="45B6AF27" w:rsidR="00093E36" w:rsidRDefault="00093E36">
      <w:pPr>
        <w:pStyle w:val="TOC2"/>
        <w:tabs>
          <w:tab w:val="right" w:leader="dot" w:pos="10790"/>
        </w:tabs>
        <w:rPr>
          <w:rFonts w:eastAsiaTheme="minorEastAsia" w:cstheme="minorBidi"/>
          <w:smallCaps w:val="0"/>
          <w:noProof/>
          <w:kern w:val="2"/>
          <w:sz w:val="24"/>
          <w:szCs w:val="24"/>
          <w14:ligatures w14:val="standardContextual"/>
        </w:rPr>
      </w:pPr>
      <w:hyperlink w:anchor="_Toc165893386" w:history="1">
        <w:r w:rsidRPr="006F4139">
          <w:rPr>
            <w:rStyle w:val="Hyperlink"/>
            <w:noProof/>
          </w:rPr>
          <w:t>Figure: 7</w:t>
        </w:r>
        <w:r>
          <w:rPr>
            <w:noProof/>
            <w:webHidden/>
          </w:rPr>
          <w:tab/>
        </w:r>
        <w:r>
          <w:rPr>
            <w:noProof/>
            <w:webHidden/>
          </w:rPr>
          <w:fldChar w:fldCharType="begin"/>
        </w:r>
        <w:r>
          <w:rPr>
            <w:noProof/>
            <w:webHidden/>
          </w:rPr>
          <w:instrText xml:space="preserve"> PAGEREF _Toc165893386 \h </w:instrText>
        </w:r>
        <w:r>
          <w:rPr>
            <w:noProof/>
            <w:webHidden/>
          </w:rPr>
        </w:r>
        <w:r>
          <w:rPr>
            <w:noProof/>
            <w:webHidden/>
          </w:rPr>
          <w:fldChar w:fldCharType="separate"/>
        </w:r>
        <w:r>
          <w:rPr>
            <w:noProof/>
            <w:webHidden/>
          </w:rPr>
          <w:t>25</w:t>
        </w:r>
        <w:r>
          <w:rPr>
            <w:noProof/>
            <w:webHidden/>
          </w:rPr>
          <w:fldChar w:fldCharType="end"/>
        </w:r>
      </w:hyperlink>
    </w:p>
    <w:p w14:paraId="278CE964" w14:textId="028B2D41" w:rsidR="00093E36" w:rsidRDefault="00093E36">
      <w:pPr>
        <w:pStyle w:val="TOC2"/>
        <w:tabs>
          <w:tab w:val="right" w:leader="dot" w:pos="10790"/>
        </w:tabs>
        <w:rPr>
          <w:rFonts w:eastAsiaTheme="minorEastAsia" w:cstheme="minorBidi"/>
          <w:smallCaps w:val="0"/>
          <w:noProof/>
          <w:kern w:val="2"/>
          <w:sz w:val="24"/>
          <w:szCs w:val="24"/>
          <w14:ligatures w14:val="standardContextual"/>
        </w:rPr>
      </w:pPr>
      <w:hyperlink w:anchor="_Toc165893387" w:history="1">
        <w:r w:rsidRPr="006F4139">
          <w:rPr>
            <w:rStyle w:val="Hyperlink"/>
            <w:noProof/>
          </w:rPr>
          <w:t>Figure: 8</w:t>
        </w:r>
        <w:r>
          <w:rPr>
            <w:noProof/>
            <w:webHidden/>
          </w:rPr>
          <w:tab/>
        </w:r>
        <w:r>
          <w:rPr>
            <w:noProof/>
            <w:webHidden/>
          </w:rPr>
          <w:fldChar w:fldCharType="begin"/>
        </w:r>
        <w:r>
          <w:rPr>
            <w:noProof/>
            <w:webHidden/>
          </w:rPr>
          <w:instrText xml:space="preserve"> PAGEREF _Toc165893387 \h </w:instrText>
        </w:r>
        <w:r>
          <w:rPr>
            <w:noProof/>
            <w:webHidden/>
          </w:rPr>
        </w:r>
        <w:r>
          <w:rPr>
            <w:noProof/>
            <w:webHidden/>
          </w:rPr>
          <w:fldChar w:fldCharType="separate"/>
        </w:r>
        <w:r>
          <w:rPr>
            <w:noProof/>
            <w:webHidden/>
          </w:rPr>
          <w:t>25</w:t>
        </w:r>
        <w:r>
          <w:rPr>
            <w:noProof/>
            <w:webHidden/>
          </w:rPr>
          <w:fldChar w:fldCharType="end"/>
        </w:r>
      </w:hyperlink>
    </w:p>
    <w:p w14:paraId="63E26330" w14:textId="38DE74DE" w:rsidR="00093E36" w:rsidRDefault="00093E36">
      <w:pPr>
        <w:pStyle w:val="TOC2"/>
        <w:tabs>
          <w:tab w:val="right" w:leader="dot" w:pos="10790"/>
        </w:tabs>
        <w:rPr>
          <w:rFonts w:eastAsiaTheme="minorEastAsia" w:cstheme="minorBidi"/>
          <w:smallCaps w:val="0"/>
          <w:noProof/>
          <w:kern w:val="2"/>
          <w:sz w:val="24"/>
          <w:szCs w:val="24"/>
          <w14:ligatures w14:val="standardContextual"/>
        </w:rPr>
      </w:pPr>
      <w:hyperlink w:anchor="_Toc165893388" w:history="1">
        <w:r w:rsidRPr="006F4139">
          <w:rPr>
            <w:rStyle w:val="Hyperlink"/>
            <w:noProof/>
          </w:rPr>
          <w:t>Figure: 9</w:t>
        </w:r>
        <w:r>
          <w:rPr>
            <w:noProof/>
            <w:webHidden/>
          </w:rPr>
          <w:tab/>
        </w:r>
        <w:r>
          <w:rPr>
            <w:noProof/>
            <w:webHidden/>
          </w:rPr>
          <w:fldChar w:fldCharType="begin"/>
        </w:r>
        <w:r>
          <w:rPr>
            <w:noProof/>
            <w:webHidden/>
          </w:rPr>
          <w:instrText xml:space="preserve"> PAGEREF _Toc165893388 \h </w:instrText>
        </w:r>
        <w:r>
          <w:rPr>
            <w:noProof/>
            <w:webHidden/>
          </w:rPr>
        </w:r>
        <w:r>
          <w:rPr>
            <w:noProof/>
            <w:webHidden/>
          </w:rPr>
          <w:fldChar w:fldCharType="separate"/>
        </w:r>
        <w:r>
          <w:rPr>
            <w:noProof/>
            <w:webHidden/>
          </w:rPr>
          <w:t>26</w:t>
        </w:r>
        <w:r>
          <w:rPr>
            <w:noProof/>
            <w:webHidden/>
          </w:rPr>
          <w:fldChar w:fldCharType="end"/>
        </w:r>
      </w:hyperlink>
    </w:p>
    <w:p w14:paraId="7F041BAC" w14:textId="68FA41E3" w:rsidR="00093E36" w:rsidRDefault="00093E36">
      <w:pPr>
        <w:pStyle w:val="TOC2"/>
        <w:tabs>
          <w:tab w:val="right" w:leader="dot" w:pos="10790"/>
        </w:tabs>
        <w:rPr>
          <w:rFonts w:eastAsiaTheme="minorEastAsia" w:cstheme="minorBidi"/>
          <w:smallCaps w:val="0"/>
          <w:noProof/>
          <w:kern w:val="2"/>
          <w:sz w:val="24"/>
          <w:szCs w:val="24"/>
          <w14:ligatures w14:val="standardContextual"/>
        </w:rPr>
      </w:pPr>
      <w:hyperlink w:anchor="_Toc165893389" w:history="1">
        <w:r w:rsidRPr="006F4139">
          <w:rPr>
            <w:rStyle w:val="Hyperlink"/>
            <w:noProof/>
          </w:rPr>
          <w:t>Figure: 10</w:t>
        </w:r>
        <w:r>
          <w:rPr>
            <w:noProof/>
            <w:webHidden/>
          </w:rPr>
          <w:tab/>
        </w:r>
        <w:r>
          <w:rPr>
            <w:noProof/>
            <w:webHidden/>
          </w:rPr>
          <w:fldChar w:fldCharType="begin"/>
        </w:r>
        <w:r>
          <w:rPr>
            <w:noProof/>
            <w:webHidden/>
          </w:rPr>
          <w:instrText xml:space="preserve"> PAGEREF _Toc165893389 \h </w:instrText>
        </w:r>
        <w:r>
          <w:rPr>
            <w:noProof/>
            <w:webHidden/>
          </w:rPr>
        </w:r>
        <w:r>
          <w:rPr>
            <w:noProof/>
            <w:webHidden/>
          </w:rPr>
          <w:fldChar w:fldCharType="separate"/>
        </w:r>
        <w:r>
          <w:rPr>
            <w:noProof/>
            <w:webHidden/>
          </w:rPr>
          <w:t>26</w:t>
        </w:r>
        <w:r>
          <w:rPr>
            <w:noProof/>
            <w:webHidden/>
          </w:rPr>
          <w:fldChar w:fldCharType="end"/>
        </w:r>
      </w:hyperlink>
    </w:p>
    <w:p w14:paraId="5BA6A39F" w14:textId="0E9E7D78" w:rsidR="00093E36" w:rsidRDefault="00093E36">
      <w:pPr>
        <w:pStyle w:val="TOC2"/>
        <w:tabs>
          <w:tab w:val="right" w:leader="dot" w:pos="10790"/>
        </w:tabs>
        <w:rPr>
          <w:rFonts w:eastAsiaTheme="minorEastAsia" w:cstheme="minorBidi"/>
          <w:smallCaps w:val="0"/>
          <w:noProof/>
          <w:kern w:val="2"/>
          <w:sz w:val="24"/>
          <w:szCs w:val="24"/>
          <w14:ligatures w14:val="standardContextual"/>
        </w:rPr>
      </w:pPr>
      <w:hyperlink w:anchor="_Toc165893390" w:history="1">
        <w:r w:rsidRPr="006F4139">
          <w:rPr>
            <w:rStyle w:val="Hyperlink"/>
            <w:noProof/>
          </w:rPr>
          <w:t>Figure: 11</w:t>
        </w:r>
        <w:r>
          <w:rPr>
            <w:noProof/>
            <w:webHidden/>
          </w:rPr>
          <w:tab/>
        </w:r>
        <w:r>
          <w:rPr>
            <w:noProof/>
            <w:webHidden/>
          </w:rPr>
          <w:fldChar w:fldCharType="begin"/>
        </w:r>
        <w:r>
          <w:rPr>
            <w:noProof/>
            <w:webHidden/>
          </w:rPr>
          <w:instrText xml:space="preserve"> PAGEREF _Toc165893390 \h </w:instrText>
        </w:r>
        <w:r>
          <w:rPr>
            <w:noProof/>
            <w:webHidden/>
          </w:rPr>
        </w:r>
        <w:r>
          <w:rPr>
            <w:noProof/>
            <w:webHidden/>
          </w:rPr>
          <w:fldChar w:fldCharType="separate"/>
        </w:r>
        <w:r>
          <w:rPr>
            <w:noProof/>
            <w:webHidden/>
          </w:rPr>
          <w:t>26</w:t>
        </w:r>
        <w:r>
          <w:rPr>
            <w:noProof/>
            <w:webHidden/>
          </w:rPr>
          <w:fldChar w:fldCharType="end"/>
        </w:r>
      </w:hyperlink>
    </w:p>
    <w:p w14:paraId="22DFFAA2" w14:textId="27986B99" w:rsidR="00093E36" w:rsidRDefault="00093E36">
      <w:pPr>
        <w:pStyle w:val="TOC2"/>
        <w:tabs>
          <w:tab w:val="right" w:leader="dot" w:pos="10790"/>
        </w:tabs>
        <w:rPr>
          <w:rFonts w:eastAsiaTheme="minorEastAsia" w:cstheme="minorBidi"/>
          <w:smallCaps w:val="0"/>
          <w:noProof/>
          <w:kern w:val="2"/>
          <w:sz w:val="24"/>
          <w:szCs w:val="24"/>
          <w14:ligatures w14:val="standardContextual"/>
        </w:rPr>
      </w:pPr>
      <w:hyperlink w:anchor="_Toc165893391" w:history="1">
        <w:r w:rsidRPr="006F4139">
          <w:rPr>
            <w:rStyle w:val="Hyperlink"/>
            <w:noProof/>
          </w:rPr>
          <w:t>Figure: 12</w:t>
        </w:r>
        <w:r>
          <w:rPr>
            <w:noProof/>
            <w:webHidden/>
          </w:rPr>
          <w:tab/>
        </w:r>
        <w:r>
          <w:rPr>
            <w:noProof/>
            <w:webHidden/>
          </w:rPr>
          <w:fldChar w:fldCharType="begin"/>
        </w:r>
        <w:r>
          <w:rPr>
            <w:noProof/>
            <w:webHidden/>
          </w:rPr>
          <w:instrText xml:space="preserve"> PAGEREF _Toc165893391 \h </w:instrText>
        </w:r>
        <w:r>
          <w:rPr>
            <w:noProof/>
            <w:webHidden/>
          </w:rPr>
        </w:r>
        <w:r>
          <w:rPr>
            <w:noProof/>
            <w:webHidden/>
          </w:rPr>
          <w:fldChar w:fldCharType="separate"/>
        </w:r>
        <w:r>
          <w:rPr>
            <w:noProof/>
            <w:webHidden/>
          </w:rPr>
          <w:t>26</w:t>
        </w:r>
        <w:r>
          <w:rPr>
            <w:noProof/>
            <w:webHidden/>
          </w:rPr>
          <w:fldChar w:fldCharType="end"/>
        </w:r>
      </w:hyperlink>
    </w:p>
    <w:p w14:paraId="059ED399" w14:textId="21B30793" w:rsidR="00093E36" w:rsidRDefault="00093E36">
      <w:pPr>
        <w:pStyle w:val="TOC2"/>
        <w:tabs>
          <w:tab w:val="right" w:leader="dot" w:pos="10790"/>
        </w:tabs>
        <w:rPr>
          <w:rFonts w:eastAsiaTheme="minorEastAsia" w:cstheme="minorBidi"/>
          <w:smallCaps w:val="0"/>
          <w:noProof/>
          <w:kern w:val="2"/>
          <w:sz w:val="24"/>
          <w:szCs w:val="24"/>
          <w14:ligatures w14:val="standardContextual"/>
        </w:rPr>
      </w:pPr>
      <w:hyperlink w:anchor="_Toc165893392" w:history="1">
        <w:r w:rsidRPr="006F4139">
          <w:rPr>
            <w:rStyle w:val="Hyperlink"/>
            <w:noProof/>
          </w:rPr>
          <w:t>Figure: 13</w:t>
        </w:r>
        <w:r>
          <w:rPr>
            <w:noProof/>
            <w:webHidden/>
          </w:rPr>
          <w:tab/>
        </w:r>
        <w:r>
          <w:rPr>
            <w:noProof/>
            <w:webHidden/>
          </w:rPr>
          <w:fldChar w:fldCharType="begin"/>
        </w:r>
        <w:r>
          <w:rPr>
            <w:noProof/>
            <w:webHidden/>
          </w:rPr>
          <w:instrText xml:space="preserve"> PAGEREF _Toc165893392 \h </w:instrText>
        </w:r>
        <w:r>
          <w:rPr>
            <w:noProof/>
            <w:webHidden/>
          </w:rPr>
        </w:r>
        <w:r>
          <w:rPr>
            <w:noProof/>
            <w:webHidden/>
          </w:rPr>
          <w:fldChar w:fldCharType="separate"/>
        </w:r>
        <w:r>
          <w:rPr>
            <w:noProof/>
            <w:webHidden/>
          </w:rPr>
          <w:t>26</w:t>
        </w:r>
        <w:r>
          <w:rPr>
            <w:noProof/>
            <w:webHidden/>
          </w:rPr>
          <w:fldChar w:fldCharType="end"/>
        </w:r>
      </w:hyperlink>
    </w:p>
    <w:p w14:paraId="392857A5" w14:textId="1A3A7E44" w:rsidR="00093E36" w:rsidRDefault="00093E36">
      <w:pPr>
        <w:pStyle w:val="TOC2"/>
        <w:tabs>
          <w:tab w:val="right" w:leader="dot" w:pos="10790"/>
        </w:tabs>
        <w:rPr>
          <w:rFonts w:eastAsiaTheme="minorEastAsia" w:cstheme="minorBidi"/>
          <w:smallCaps w:val="0"/>
          <w:noProof/>
          <w:kern w:val="2"/>
          <w:sz w:val="24"/>
          <w:szCs w:val="24"/>
          <w14:ligatures w14:val="standardContextual"/>
        </w:rPr>
      </w:pPr>
      <w:hyperlink w:anchor="_Toc165893393" w:history="1">
        <w:r w:rsidRPr="006F4139">
          <w:rPr>
            <w:rStyle w:val="Hyperlink"/>
            <w:noProof/>
          </w:rPr>
          <w:t>Figure: 14</w:t>
        </w:r>
        <w:r>
          <w:rPr>
            <w:noProof/>
            <w:webHidden/>
          </w:rPr>
          <w:tab/>
        </w:r>
        <w:r>
          <w:rPr>
            <w:noProof/>
            <w:webHidden/>
          </w:rPr>
          <w:fldChar w:fldCharType="begin"/>
        </w:r>
        <w:r>
          <w:rPr>
            <w:noProof/>
            <w:webHidden/>
          </w:rPr>
          <w:instrText xml:space="preserve"> PAGEREF _Toc165893393 \h </w:instrText>
        </w:r>
        <w:r>
          <w:rPr>
            <w:noProof/>
            <w:webHidden/>
          </w:rPr>
        </w:r>
        <w:r>
          <w:rPr>
            <w:noProof/>
            <w:webHidden/>
          </w:rPr>
          <w:fldChar w:fldCharType="separate"/>
        </w:r>
        <w:r>
          <w:rPr>
            <w:noProof/>
            <w:webHidden/>
          </w:rPr>
          <w:t>26</w:t>
        </w:r>
        <w:r>
          <w:rPr>
            <w:noProof/>
            <w:webHidden/>
          </w:rPr>
          <w:fldChar w:fldCharType="end"/>
        </w:r>
      </w:hyperlink>
    </w:p>
    <w:p w14:paraId="5BB71E38" w14:textId="50470E50" w:rsidR="00093E36" w:rsidRDefault="00093E36">
      <w:pPr>
        <w:pStyle w:val="TOC2"/>
        <w:tabs>
          <w:tab w:val="right" w:leader="dot" w:pos="10790"/>
        </w:tabs>
        <w:rPr>
          <w:rFonts w:eastAsiaTheme="minorEastAsia" w:cstheme="minorBidi"/>
          <w:smallCaps w:val="0"/>
          <w:noProof/>
          <w:kern w:val="2"/>
          <w:sz w:val="24"/>
          <w:szCs w:val="24"/>
          <w14:ligatures w14:val="standardContextual"/>
        </w:rPr>
      </w:pPr>
      <w:hyperlink w:anchor="_Toc165893394" w:history="1">
        <w:r w:rsidRPr="006F4139">
          <w:rPr>
            <w:rStyle w:val="Hyperlink"/>
            <w:noProof/>
          </w:rPr>
          <w:t>Figure: 15</w:t>
        </w:r>
        <w:r>
          <w:rPr>
            <w:noProof/>
            <w:webHidden/>
          </w:rPr>
          <w:tab/>
        </w:r>
        <w:r>
          <w:rPr>
            <w:noProof/>
            <w:webHidden/>
          </w:rPr>
          <w:fldChar w:fldCharType="begin"/>
        </w:r>
        <w:r>
          <w:rPr>
            <w:noProof/>
            <w:webHidden/>
          </w:rPr>
          <w:instrText xml:space="preserve"> PAGEREF _Toc165893394 \h </w:instrText>
        </w:r>
        <w:r>
          <w:rPr>
            <w:noProof/>
            <w:webHidden/>
          </w:rPr>
        </w:r>
        <w:r>
          <w:rPr>
            <w:noProof/>
            <w:webHidden/>
          </w:rPr>
          <w:fldChar w:fldCharType="separate"/>
        </w:r>
        <w:r>
          <w:rPr>
            <w:noProof/>
            <w:webHidden/>
          </w:rPr>
          <w:t>26</w:t>
        </w:r>
        <w:r>
          <w:rPr>
            <w:noProof/>
            <w:webHidden/>
          </w:rPr>
          <w:fldChar w:fldCharType="end"/>
        </w:r>
      </w:hyperlink>
    </w:p>
    <w:p w14:paraId="1B0F3CE9" w14:textId="13F10EC4" w:rsidR="00093E36" w:rsidRDefault="00093E36">
      <w:pPr>
        <w:pStyle w:val="TOC2"/>
        <w:tabs>
          <w:tab w:val="right" w:leader="dot" w:pos="10790"/>
        </w:tabs>
        <w:rPr>
          <w:rFonts w:eastAsiaTheme="minorEastAsia" w:cstheme="minorBidi"/>
          <w:smallCaps w:val="0"/>
          <w:noProof/>
          <w:kern w:val="2"/>
          <w:sz w:val="24"/>
          <w:szCs w:val="24"/>
          <w14:ligatures w14:val="standardContextual"/>
        </w:rPr>
      </w:pPr>
      <w:hyperlink w:anchor="_Toc165893395" w:history="1">
        <w:r w:rsidRPr="006F4139">
          <w:rPr>
            <w:rStyle w:val="Hyperlink"/>
            <w:noProof/>
          </w:rPr>
          <w:t>Figure: 16</w:t>
        </w:r>
        <w:r>
          <w:rPr>
            <w:noProof/>
            <w:webHidden/>
          </w:rPr>
          <w:tab/>
        </w:r>
        <w:r>
          <w:rPr>
            <w:noProof/>
            <w:webHidden/>
          </w:rPr>
          <w:fldChar w:fldCharType="begin"/>
        </w:r>
        <w:r>
          <w:rPr>
            <w:noProof/>
            <w:webHidden/>
          </w:rPr>
          <w:instrText xml:space="preserve"> PAGEREF _Toc165893395 \h </w:instrText>
        </w:r>
        <w:r>
          <w:rPr>
            <w:noProof/>
            <w:webHidden/>
          </w:rPr>
        </w:r>
        <w:r>
          <w:rPr>
            <w:noProof/>
            <w:webHidden/>
          </w:rPr>
          <w:fldChar w:fldCharType="separate"/>
        </w:r>
        <w:r>
          <w:rPr>
            <w:noProof/>
            <w:webHidden/>
          </w:rPr>
          <w:t>26</w:t>
        </w:r>
        <w:r>
          <w:rPr>
            <w:noProof/>
            <w:webHidden/>
          </w:rPr>
          <w:fldChar w:fldCharType="end"/>
        </w:r>
      </w:hyperlink>
    </w:p>
    <w:p w14:paraId="32A08612" w14:textId="59DFA206" w:rsidR="00093E36" w:rsidRDefault="00093E36">
      <w:pPr>
        <w:pStyle w:val="TOC2"/>
        <w:tabs>
          <w:tab w:val="right" w:leader="dot" w:pos="10790"/>
        </w:tabs>
        <w:rPr>
          <w:rFonts w:eastAsiaTheme="minorEastAsia" w:cstheme="minorBidi"/>
          <w:smallCaps w:val="0"/>
          <w:noProof/>
          <w:kern w:val="2"/>
          <w:sz w:val="24"/>
          <w:szCs w:val="24"/>
          <w14:ligatures w14:val="standardContextual"/>
        </w:rPr>
      </w:pPr>
      <w:hyperlink w:anchor="_Toc165893396" w:history="1">
        <w:r w:rsidRPr="006F4139">
          <w:rPr>
            <w:rStyle w:val="Hyperlink"/>
            <w:noProof/>
          </w:rPr>
          <w:t>Figure: 17</w:t>
        </w:r>
        <w:r>
          <w:rPr>
            <w:noProof/>
            <w:webHidden/>
          </w:rPr>
          <w:tab/>
        </w:r>
        <w:r>
          <w:rPr>
            <w:noProof/>
            <w:webHidden/>
          </w:rPr>
          <w:fldChar w:fldCharType="begin"/>
        </w:r>
        <w:r>
          <w:rPr>
            <w:noProof/>
            <w:webHidden/>
          </w:rPr>
          <w:instrText xml:space="preserve"> PAGEREF _Toc165893396 \h </w:instrText>
        </w:r>
        <w:r>
          <w:rPr>
            <w:noProof/>
            <w:webHidden/>
          </w:rPr>
        </w:r>
        <w:r>
          <w:rPr>
            <w:noProof/>
            <w:webHidden/>
          </w:rPr>
          <w:fldChar w:fldCharType="separate"/>
        </w:r>
        <w:r>
          <w:rPr>
            <w:noProof/>
            <w:webHidden/>
          </w:rPr>
          <w:t>27</w:t>
        </w:r>
        <w:r>
          <w:rPr>
            <w:noProof/>
            <w:webHidden/>
          </w:rPr>
          <w:fldChar w:fldCharType="end"/>
        </w:r>
      </w:hyperlink>
    </w:p>
    <w:p w14:paraId="534428B2" w14:textId="012E777E" w:rsidR="00093E36" w:rsidRDefault="00093E36">
      <w:pPr>
        <w:pStyle w:val="TOC2"/>
        <w:tabs>
          <w:tab w:val="right" w:leader="dot" w:pos="10790"/>
        </w:tabs>
        <w:rPr>
          <w:rFonts w:eastAsiaTheme="minorEastAsia" w:cstheme="minorBidi"/>
          <w:smallCaps w:val="0"/>
          <w:noProof/>
          <w:kern w:val="2"/>
          <w:sz w:val="24"/>
          <w:szCs w:val="24"/>
          <w14:ligatures w14:val="standardContextual"/>
        </w:rPr>
      </w:pPr>
      <w:hyperlink w:anchor="_Toc165893397" w:history="1">
        <w:r w:rsidRPr="006F4139">
          <w:rPr>
            <w:rStyle w:val="Hyperlink"/>
            <w:noProof/>
          </w:rPr>
          <w:t>Figure: 19.</w:t>
        </w:r>
        <w:r>
          <w:rPr>
            <w:noProof/>
            <w:webHidden/>
          </w:rPr>
          <w:tab/>
        </w:r>
        <w:r>
          <w:rPr>
            <w:noProof/>
            <w:webHidden/>
          </w:rPr>
          <w:fldChar w:fldCharType="begin"/>
        </w:r>
        <w:r>
          <w:rPr>
            <w:noProof/>
            <w:webHidden/>
          </w:rPr>
          <w:instrText xml:space="preserve"> PAGEREF _Toc165893397 \h </w:instrText>
        </w:r>
        <w:r>
          <w:rPr>
            <w:noProof/>
            <w:webHidden/>
          </w:rPr>
        </w:r>
        <w:r>
          <w:rPr>
            <w:noProof/>
            <w:webHidden/>
          </w:rPr>
          <w:fldChar w:fldCharType="separate"/>
        </w:r>
        <w:r>
          <w:rPr>
            <w:noProof/>
            <w:webHidden/>
          </w:rPr>
          <w:t>27</w:t>
        </w:r>
        <w:r>
          <w:rPr>
            <w:noProof/>
            <w:webHidden/>
          </w:rPr>
          <w:fldChar w:fldCharType="end"/>
        </w:r>
      </w:hyperlink>
    </w:p>
    <w:p w14:paraId="78DA0B6E" w14:textId="50366790" w:rsidR="00093E36" w:rsidRDefault="00093E36">
      <w:pPr>
        <w:pStyle w:val="TOC2"/>
        <w:tabs>
          <w:tab w:val="right" w:leader="dot" w:pos="10790"/>
        </w:tabs>
        <w:rPr>
          <w:rFonts w:eastAsiaTheme="minorEastAsia" w:cstheme="minorBidi"/>
          <w:smallCaps w:val="0"/>
          <w:noProof/>
          <w:kern w:val="2"/>
          <w:sz w:val="24"/>
          <w:szCs w:val="24"/>
          <w14:ligatures w14:val="standardContextual"/>
        </w:rPr>
      </w:pPr>
      <w:hyperlink w:anchor="_Toc165893398" w:history="1">
        <w:r w:rsidRPr="006F4139">
          <w:rPr>
            <w:rStyle w:val="Hyperlink"/>
            <w:noProof/>
          </w:rPr>
          <w:t>Figure 20</w:t>
        </w:r>
        <w:r>
          <w:rPr>
            <w:noProof/>
            <w:webHidden/>
          </w:rPr>
          <w:tab/>
        </w:r>
        <w:r>
          <w:rPr>
            <w:noProof/>
            <w:webHidden/>
          </w:rPr>
          <w:fldChar w:fldCharType="begin"/>
        </w:r>
        <w:r>
          <w:rPr>
            <w:noProof/>
            <w:webHidden/>
          </w:rPr>
          <w:instrText xml:space="preserve"> PAGEREF _Toc165893398 \h </w:instrText>
        </w:r>
        <w:r>
          <w:rPr>
            <w:noProof/>
            <w:webHidden/>
          </w:rPr>
        </w:r>
        <w:r>
          <w:rPr>
            <w:noProof/>
            <w:webHidden/>
          </w:rPr>
          <w:fldChar w:fldCharType="separate"/>
        </w:r>
        <w:r>
          <w:rPr>
            <w:noProof/>
            <w:webHidden/>
          </w:rPr>
          <w:t>28</w:t>
        </w:r>
        <w:r>
          <w:rPr>
            <w:noProof/>
            <w:webHidden/>
          </w:rPr>
          <w:fldChar w:fldCharType="end"/>
        </w:r>
      </w:hyperlink>
    </w:p>
    <w:p w14:paraId="5FF561D6" w14:textId="0D966FF3" w:rsidR="00093E36" w:rsidRDefault="00093E36">
      <w:pPr>
        <w:pStyle w:val="TOC2"/>
        <w:tabs>
          <w:tab w:val="right" w:leader="dot" w:pos="10790"/>
        </w:tabs>
        <w:rPr>
          <w:rFonts w:eastAsiaTheme="minorEastAsia" w:cstheme="minorBidi"/>
          <w:smallCaps w:val="0"/>
          <w:noProof/>
          <w:kern w:val="2"/>
          <w:sz w:val="24"/>
          <w:szCs w:val="24"/>
          <w14:ligatures w14:val="standardContextual"/>
        </w:rPr>
      </w:pPr>
      <w:hyperlink w:anchor="_Toc165893399" w:history="1">
        <w:r w:rsidRPr="006F4139">
          <w:rPr>
            <w:rStyle w:val="Hyperlink"/>
            <w:noProof/>
          </w:rPr>
          <w:t>Figure 21</w:t>
        </w:r>
        <w:r>
          <w:rPr>
            <w:noProof/>
            <w:webHidden/>
          </w:rPr>
          <w:tab/>
        </w:r>
        <w:r>
          <w:rPr>
            <w:noProof/>
            <w:webHidden/>
          </w:rPr>
          <w:fldChar w:fldCharType="begin"/>
        </w:r>
        <w:r>
          <w:rPr>
            <w:noProof/>
            <w:webHidden/>
          </w:rPr>
          <w:instrText xml:space="preserve"> PAGEREF _Toc165893399 \h </w:instrText>
        </w:r>
        <w:r>
          <w:rPr>
            <w:noProof/>
            <w:webHidden/>
          </w:rPr>
        </w:r>
        <w:r>
          <w:rPr>
            <w:noProof/>
            <w:webHidden/>
          </w:rPr>
          <w:fldChar w:fldCharType="separate"/>
        </w:r>
        <w:r>
          <w:rPr>
            <w:noProof/>
            <w:webHidden/>
          </w:rPr>
          <w:t>29</w:t>
        </w:r>
        <w:r>
          <w:rPr>
            <w:noProof/>
            <w:webHidden/>
          </w:rPr>
          <w:fldChar w:fldCharType="end"/>
        </w:r>
      </w:hyperlink>
    </w:p>
    <w:p w14:paraId="5FEF4EDA" w14:textId="59EF8427" w:rsidR="000A70CD" w:rsidRDefault="00774CA3" w:rsidP="00146F50">
      <w:pPr>
        <w:pStyle w:val="TableHeading"/>
        <w:spacing w:line="360" w:lineRule="auto"/>
        <w:jc w:val="left"/>
      </w:pPr>
      <w:r>
        <w:fldChar w:fldCharType="end"/>
      </w:r>
    </w:p>
    <w:p w14:paraId="13E28102" w14:textId="77777777" w:rsidR="000A70CD" w:rsidRDefault="000A70CD">
      <w:pPr>
        <w:spacing w:after="160" w:line="259" w:lineRule="auto"/>
        <w:rPr>
          <w:b/>
          <w:bCs/>
        </w:rPr>
      </w:pPr>
      <w:r>
        <w:br w:type="page"/>
      </w:r>
    </w:p>
    <w:p w14:paraId="3306FAC6" w14:textId="5E2190D9" w:rsidR="005D3EEE" w:rsidRDefault="005D3EEE" w:rsidP="00053262">
      <w:pPr>
        <w:pStyle w:val="Heading1"/>
      </w:pPr>
      <w:bookmarkStart w:id="2" w:name="_Toc165893349"/>
      <w:r w:rsidRPr="005D3EEE">
        <w:lastRenderedPageBreak/>
        <w:t>Part I: Research Question and Variables</w:t>
      </w:r>
      <w:bookmarkEnd w:id="2"/>
    </w:p>
    <w:p w14:paraId="7415964E" w14:textId="7408F6F4" w:rsidR="576062CF" w:rsidRPr="00DE422F" w:rsidRDefault="005D3EEE" w:rsidP="00435D8C">
      <w:pPr>
        <w:pStyle w:val="SectionTitle"/>
      </w:pPr>
      <w:bookmarkStart w:id="3" w:name="_Toc165893350"/>
      <w:r w:rsidRPr="00370080">
        <w:t>The</w:t>
      </w:r>
      <w:r w:rsidRPr="00DE422F">
        <w:t xml:space="preserve"> Question:</w:t>
      </w:r>
      <w:bookmarkEnd w:id="3"/>
    </w:p>
    <w:p w14:paraId="7B342B3D" w14:textId="38C1027C" w:rsidR="576062CF" w:rsidRDefault="005D3EEE" w:rsidP="007478D2">
      <w:r w:rsidRPr="005D3EEE">
        <w:t>What factors influence customer turnover?</w:t>
      </w:r>
      <w:r w:rsidR="72E609EB">
        <w:t xml:space="preserve"> </w:t>
      </w:r>
    </w:p>
    <w:p w14:paraId="1B6BBB93" w14:textId="4630C890" w:rsidR="576062CF" w:rsidRPr="00DE422F" w:rsidRDefault="000F3161" w:rsidP="00435D8C">
      <w:pPr>
        <w:pStyle w:val="SectionTitle"/>
      </w:pPr>
      <w:bookmarkStart w:id="4" w:name="_Toc165893351"/>
      <w:r w:rsidRPr="00DE422F">
        <w:t>The Variables:</w:t>
      </w:r>
      <w:bookmarkEnd w:id="4"/>
    </w:p>
    <w:p w14:paraId="33777523" w14:textId="7C14D895" w:rsidR="576062CF" w:rsidRDefault="000F3161" w:rsidP="001127B6">
      <w:r w:rsidRPr="000F3161">
        <w:t xml:space="preserve">The variables of this data set </w:t>
      </w:r>
      <w:proofErr w:type="gramStart"/>
      <w:r w:rsidRPr="000F3161">
        <w:t>are described</w:t>
      </w:r>
      <w:proofErr w:type="gramEnd"/>
      <w:r w:rsidRPr="000F3161">
        <w:t xml:space="preserve"> in the table below. </w:t>
      </w:r>
      <w:r w:rsidRPr="00C943DB">
        <w:t>First,</w:t>
      </w:r>
      <w:r w:rsidRPr="000F3161">
        <w:t xml:space="preserve"> I need to upload the churn file by clicking the import button</w:t>
      </w:r>
      <w:r>
        <w:rPr>
          <w:b/>
          <w:bCs/>
        </w:rPr>
        <w:t xml:space="preserve"> </w:t>
      </w:r>
      <w:r w:rsidRPr="00C943DB">
        <w:t>and making</w:t>
      </w:r>
      <w:r w:rsidRPr="000F3161">
        <w:t xml:space="preserve"> sure to check it has </w:t>
      </w:r>
      <w:r w:rsidRPr="00C943DB">
        <w:t>headers</w:t>
      </w:r>
      <w:r w:rsidRPr="000F3161">
        <w:rPr>
          <w:b/>
          <w:bCs/>
        </w:rPr>
        <w:t xml:space="preserve"> </w:t>
      </w:r>
      <w:r w:rsidRPr="000F3161">
        <w:t>as shown in</w:t>
      </w:r>
      <w:r w:rsidR="00ED3234">
        <w:t xml:space="preserve"> </w:t>
      </w:r>
      <w:sdt>
        <w:sdtPr>
          <w:rPr>
            <w:i/>
            <w:iCs/>
          </w:rPr>
          <w:id w:val="-2133311315"/>
          <w:placeholder>
            <w:docPart w:val="75859BCAF58740A8B6984FF6F4537C11"/>
          </w:placeholder>
          <w:temporary/>
          <w:showingPlcHdr/>
          <w15:appearance w15:val="hidden"/>
        </w:sdtPr>
        <w:sdtEndPr/>
        <w:sdtContent>
          <w:r w:rsidR="00ED3234" w:rsidRPr="00ED3234">
            <w:t>Figure 1.</w:t>
          </w:r>
        </w:sdtContent>
      </w:sdt>
      <w:r w:rsidR="00ED3234">
        <w:t>.</w:t>
      </w:r>
      <w:r w:rsidRPr="000F3161">
        <w:t xml:space="preserve"> There are a total of 52 variables in this set. To gather the description of each variable I will be using R. By </w:t>
      </w:r>
      <w:r w:rsidR="00C943DB">
        <w:t>running</w:t>
      </w:r>
      <w:r w:rsidRPr="000F3161">
        <w:t xml:space="preserve"> the </w:t>
      </w:r>
      <w:r w:rsidRPr="00076B14">
        <w:rPr>
          <w:b/>
          <w:bCs/>
          <w:color w:val="000000" w:themeColor="text1"/>
        </w:rPr>
        <w:t>str()</w:t>
      </w:r>
      <w:r w:rsidRPr="00076B14">
        <w:rPr>
          <w:color w:val="000000" w:themeColor="text1"/>
        </w:rPr>
        <w:t xml:space="preserve"> </w:t>
      </w:r>
      <w:r w:rsidRPr="000F3161">
        <w:t>command R gives me the name of the variable, data type in programing (</w:t>
      </w:r>
      <w:proofErr w:type="gramStart"/>
      <w:r w:rsidRPr="000F3161">
        <w:t>e.g.</w:t>
      </w:r>
      <w:proofErr w:type="gramEnd"/>
      <w:r w:rsidRPr="000F3161">
        <w:t xml:space="preserve"> integer, float, char, etc.). To get the Scales data type (</w:t>
      </w:r>
      <w:proofErr w:type="gramStart"/>
      <w:r w:rsidRPr="000F3161">
        <w:t>e.g.</w:t>
      </w:r>
      <w:proofErr w:type="gramEnd"/>
      <w:r w:rsidRPr="000F3161">
        <w:t xml:space="preserve"> qualitative, quantitative) I referenced </w:t>
      </w:r>
      <w:r w:rsidR="00C943DB">
        <w:t xml:space="preserve">to the </w:t>
      </w:r>
      <w:r w:rsidRPr="000F3161">
        <w:t xml:space="preserve">Scales chart </w:t>
      </w:r>
      <w:sdt>
        <w:sdtPr>
          <w:id w:val="-998416640"/>
          <w:citation/>
        </w:sdtPr>
        <w:sdtEndPr/>
        <w:sdtContent>
          <w:r w:rsidRPr="000F3161">
            <w:fldChar w:fldCharType="begin"/>
          </w:r>
          <w:r w:rsidRPr="000F3161">
            <w:instrText xml:space="preserve"> CITATION Eri \l 1033 </w:instrText>
          </w:r>
          <w:r w:rsidRPr="000F3161">
            <w:fldChar w:fldCharType="separate"/>
          </w:r>
          <w:r w:rsidR="00BA704E">
            <w:rPr>
              <w:noProof/>
            </w:rPr>
            <w:t>(Eric Straw, Ph.D. , 2023)</w:t>
          </w:r>
          <w:r w:rsidRPr="000F3161">
            <w:fldChar w:fldCharType="end"/>
          </w:r>
        </w:sdtContent>
      </w:sdt>
      <w:r w:rsidRPr="000F3161">
        <w:t>.</w:t>
      </w:r>
      <w:r w:rsidR="576062CF" w:rsidRPr="007D4A2B">
        <w:t xml:space="preserve"> </w:t>
      </w:r>
    </w:p>
    <w:p w14:paraId="701DC20D" w14:textId="3BC9D934" w:rsidR="001127B6" w:rsidRPr="007D4A2B" w:rsidRDefault="001127B6" w:rsidP="00053262">
      <w:pPr>
        <w:pStyle w:val="Heading1"/>
      </w:pPr>
      <w:bookmarkStart w:id="5" w:name="_Toc165893352"/>
      <w:r w:rsidRPr="001127B6">
        <w:t>Part II: Data Cleaning Plan</w:t>
      </w:r>
      <w:bookmarkEnd w:id="5"/>
    </w:p>
    <w:p w14:paraId="02FE0A74" w14:textId="3EE61448" w:rsidR="576062CF" w:rsidRPr="00DE422F" w:rsidRDefault="001127B6" w:rsidP="00435D8C">
      <w:pPr>
        <w:pStyle w:val="SectionTitle"/>
      </w:pPr>
      <w:bookmarkStart w:id="6" w:name="_Toc165893353"/>
      <w:r w:rsidRPr="00DE422F">
        <w:t xml:space="preserve">Explanation of </w:t>
      </w:r>
      <w:r w:rsidRPr="006D5393">
        <w:t>the</w:t>
      </w:r>
      <w:r w:rsidRPr="00DE422F">
        <w:t xml:space="preserve"> plan</w:t>
      </w:r>
      <w:r w:rsidR="00C943DB" w:rsidRPr="00DE422F">
        <w:t>:</w:t>
      </w:r>
      <w:bookmarkEnd w:id="6"/>
    </w:p>
    <w:p w14:paraId="1E5E3AC1" w14:textId="77777777" w:rsidR="00EB4209" w:rsidRDefault="001127B6" w:rsidP="00E67963">
      <w:pPr>
        <w:pStyle w:val="CaptionCallout"/>
      </w:pPr>
      <w:bookmarkStart w:id="7" w:name="_Toc165893354"/>
      <w:r w:rsidRPr="00E67963">
        <w:t>Detection</w:t>
      </w:r>
      <w:r w:rsidRPr="001127B6">
        <w:t>:</w:t>
      </w:r>
      <w:bookmarkEnd w:id="7"/>
      <w:r w:rsidRPr="001127B6">
        <w:t xml:space="preserve"> </w:t>
      </w:r>
    </w:p>
    <w:p w14:paraId="4B5DDF2C" w14:textId="2EFF975B" w:rsidR="576062CF" w:rsidRDefault="001127B6" w:rsidP="00323617">
      <w:pPr>
        <w:pStyle w:val="sectionbody"/>
      </w:pPr>
      <w:r w:rsidRPr="001127B6">
        <w:t xml:space="preserve">In this section, </w:t>
      </w:r>
      <w:r w:rsidR="00E84B76" w:rsidRPr="001127B6">
        <w:t>I will</w:t>
      </w:r>
      <w:r w:rsidRPr="001127B6">
        <w:t xml:space="preserve"> discuss the techniques I used to uncover the data quality issues:</w:t>
      </w:r>
    </w:p>
    <w:p w14:paraId="546F299B" w14:textId="77777777" w:rsidR="005E66F0" w:rsidRDefault="001127B6" w:rsidP="00CB0BBA">
      <w:pPr>
        <w:pStyle w:val="Heading5"/>
      </w:pPr>
      <w:r w:rsidRPr="003B2368">
        <w:t>Duplicates:</w:t>
      </w:r>
      <w:r>
        <w:t xml:space="preserve"> </w:t>
      </w:r>
    </w:p>
    <w:p w14:paraId="2ACE766D" w14:textId="4AF92E39" w:rsidR="001127B6" w:rsidRDefault="001127B6" w:rsidP="00323617">
      <w:pPr>
        <w:pStyle w:val="sectionbody"/>
      </w:pPr>
      <w:r>
        <w:t xml:space="preserve">To detect duplicates in the dataset I </w:t>
      </w:r>
      <w:r w:rsidR="00CC6978">
        <w:t>plan</w:t>
      </w:r>
      <w:r w:rsidR="00C32755">
        <w:t xml:space="preserve"> to</w:t>
      </w:r>
      <w:r>
        <w:t xml:space="preserve"> use the </w:t>
      </w:r>
      <w:r w:rsidR="00170B3C" w:rsidRPr="00170B3C">
        <w:rPr>
          <w:b/>
          <w:bCs/>
          <w:i/>
          <w:iCs/>
        </w:rPr>
        <w:t>sum(</w:t>
      </w:r>
      <w:r w:rsidRPr="002B0C1C">
        <w:rPr>
          <w:b/>
          <w:bCs/>
          <w:i/>
          <w:iCs/>
        </w:rPr>
        <w:t>duplicated</w:t>
      </w:r>
      <w:r w:rsidR="00170B3C" w:rsidRPr="00170B3C">
        <w:rPr>
          <w:b/>
          <w:bCs/>
          <w:i/>
          <w:iCs/>
        </w:rPr>
        <w:t>())</w:t>
      </w:r>
      <w:r w:rsidRPr="00170B3C">
        <w:rPr>
          <w:b/>
          <w:i/>
        </w:rPr>
        <w:t xml:space="preserve"> </w:t>
      </w:r>
      <w:r>
        <w:t xml:space="preserve">function. This will return the rows marked as true if it has duplicates. Then I will use the sum(duplicated(churn)) to get the total count of duplicated values. </w:t>
      </w:r>
      <w:r w:rsidR="00C32755">
        <w:t xml:space="preserve">If there are any duplicated </w:t>
      </w:r>
      <w:r w:rsidR="00170B3C">
        <w:t>values,</w:t>
      </w:r>
      <w:r w:rsidR="00C32755">
        <w:t xml:space="preserve"> I will remove them</w:t>
      </w:r>
      <w:r w:rsidR="00DA2585">
        <w:t xml:space="preserve"> or </w:t>
      </w:r>
      <w:r w:rsidR="00170B3C">
        <w:t>merge</w:t>
      </w:r>
      <w:r w:rsidR="00DA2585">
        <w:t xml:space="preserve"> them depending on what </w:t>
      </w:r>
      <w:proofErr w:type="gramStart"/>
      <w:r w:rsidR="00DA2585">
        <w:t>is n</w:t>
      </w:r>
      <w:r w:rsidR="00231410">
        <w:t>eeded</w:t>
      </w:r>
      <w:proofErr w:type="gramEnd"/>
      <w:r w:rsidR="00231410">
        <w:t>.</w:t>
      </w:r>
    </w:p>
    <w:p w14:paraId="40CE5436" w14:textId="77777777" w:rsidR="005E66F0" w:rsidRDefault="001127B6" w:rsidP="00CB0BBA">
      <w:pPr>
        <w:pStyle w:val="Heading5"/>
      </w:pPr>
      <w:r w:rsidRPr="003B2368">
        <w:t>Missing</w:t>
      </w:r>
      <w:r>
        <w:t xml:space="preserve"> </w:t>
      </w:r>
      <w:r w:rsidRPr="003B2368">
        <w:t>Values:</w:t>
      </w:r>
      <w:r>
        <w:t xml:space="preserve"> </w:t>
      </w:r>
    </w:p>
    <w:p w14:paraId="4DA1FE3A" w14:textId="7F24C609" w:rsidR="001127B6" w:rsidRDefault="001127B6" w:rsidP="00323617">
      <w:pPr>
        <w:pStyle w:val="sectionbody"/>
      </w:pPr>
      <w:r>
        <w:t xml:space="preserve">By using the </w:t>
      </w:r>
      <w:r w:rsidRPr="002B0C1C">
        <w:rPr>
          <w:b/>
          <w:bCs/>
          <w:i/>
          <w:iCs/>
        </w:rPr>
        <w:t>colSums(is.na(churn))</w:t>
      </w:r>
      <w:r>
        <w:t xml:space="preserve"> </w:t>
      </w:r>
      <w:r w:rsidR="0037683B">
        <w:t xml:space="preserve">and the </w:t>
      </w:r>
      <w:r w:rsidR="0037683B" w:rsidRPr="0037683B">
        <w:rPr>
          <w:b/>
          <w:bCs/>
          <w:i/>
          <w:iCs/>
        </w:rPr>
        <w:t>sum(is.na(churn))</w:t>
      </w:r>
      <w:r w:rsidR="0037683B">
        <w:rPr>
          <w:b/>
          <w:bCs/>
          <w:i/>
          <w:iCs/>
        </w:rPr>
        <w:t xml:space="preserve"> </w:t>
      </w:r>
      <w:r>
        <w:t xml:space="preserve">function, I will calculate the count of missing values for each column. Then, I will calculate the percentage of missing values for each column by dividing the missing count by the total number of observations in the dataset using </w:t>
      </w:r>
      <w:r w:rsidRPr="002B0C1C">
        <w:rPr>
          <w:b/>
          <w:bCs/>
          <w:i/>
          <w:iCs/>
        </w:rPr>
        <w:t>(missing_per_column / total_</w:t>
      </w:r>
      <w:r w:rsidR="007B5749">
        <w:rPr>
          <w:b/>
          <w:bCs/>
          <w:i/>
          <w:iCs/>
        </w:rPr>
        <w:t>number</w:t>
      </w:r>
      <w:r w:rsidR="006D1872">
        <w:rPr>
          <w:b/>
          <w:bCs/>
          <w:i/>
          <w:iCs/>
        </w:rPr>
        <w:t>_</w:t>
      </w:r>
      <w:r w:rsidRPr="002B0C1C">
        <w:rPr>
          <w:b/>
          <w:bCs/>
          <w:i/>
          <w:iCs/>
        </w:rPr>
        <w:t>observations) * 100</w:t>
      </w:r>
      <w:r w:rsidR="006D1872">
        <w:rPr>
          <w:b/>
          <w:bCs/>
          <w:i/>
          <w:iCs/>
        </w:rPr>
        <w:t xml:space="preserve">. </w:t>
      </w:r>
      <w:r>
        <w:t xml:space="preserve">This will give me a better understanding of the extent of missingness in each column relative to the entire dataset. I will also visualize missing values using </w:t>
      </w:r>
      <w:r w:rsidR="00A7037C" w:rsidRPr="00A7037C">
        <w:rPr>
          <w:b/>
          <w:bCs/>
          <w:i/>
          <w:iCs/>
        </w:rPr>
        <w:t>geom_histogram</w:t>
      </w:r>
      <w:r w:rsidR="00732BFE">
        <w:rPr>
          <w:b/>
          <w:bCs/>
          <w:i/>
          <w:iCs/>
        </w:rPr>
        <w:t>,</w:t>
      </w:r>
      <w:r w:rsidR="00C92190">
        <w:t xml:space="preserve"> </w:t>
      </w:r>
      <w:r w:rsidR="00C92190" w:rsidRPr="00C92190">
        <w:rPr>
          <w:b/>
          <w:bCs/>
          <w:i/>
          <w:iCs/>
        </w:rPr>
        <w:t>geom_</w:t>
      </w:r>
      <w:r w:rsidR="003B44E6">
        <w:rPr>
          <w:b/>
          <w:bCs/>
          <w:i/>
          <w:iCs/>
        </w:rPr>
        <w:t>bar</w:t>
      </w:r>
      <w:r w:rsidR="007F592C">
        <w:t xml:space="preserve"> </w:t>
      </w:r>
      <w:r w:rsidR="00732BFE">
        <w:t xml:space="preserve">and </w:t>
      </w:r>
      <w:r w:rsidR="00732BFE" w:rsidRPr="00E84B76">
        <w:rPr>
          <w:b/>
          <w:bCs/>
          <w:i/>
          <w:iCs/>
        </w:rPr>
        <w:t>theme_minimal</w:t>
      </w:r>
      <w:r w:rsidR="00732BFE" w:rsidRPr="00E84B76">
        <w:t>.</w:t>
      </w:r>
      <w:r w:rsidR="00732BFE" w:rsidRPr="000E6968">
        <w:t xml:space="preserve"> </w:t>
      </w:r>
      <w:r>
        <w:t>to gain insights into their distribution.</w:t>
      </w:r>
    </w:p>
    <w:p w14:paraId="25FE6C7F" w14:textId="77777777" w:rsidR="005E66F0" w:rsidRDefault="001127B6" w:rsidP="00CB0BBA">
      <w:pPr>
        <w:pStyle w:val="Heading5"/>
      </w:pPr>
      <w:r w:rsidRPr="006E3B89">
        <w:lastRenderedPageBreak/>
        <w:t>Outliers:</w:t>
      </w:r>
      <w:r>
        <w:t xml:space="preserve"> </w:t>
      </w:r>
    </w:p>
    <w:p w14:paraId="5AA2CD9C" w14:textId="5A526520" w:rsidR="001127B6" w:rsidRDefault="001127B6" w:rsidP="00323617">
      <w:pPr>
        <w:pStyle w:val="sectionbody"/>
      </w:pPr>
      <w:r>
        <w:t xml:space="preserve">To identify outliers in the dataset, I will be using the </w:t>
      </w:r>
      <w:r w:rsidRPr="006E3B89">
        <w:t>find_outliers</w:t>
      </w:r>
      <w:r>
        <w:t xml:space="preserve"> </w:t>
      </w:r>
      <w:r w:rsidRPr="006E3B89">
        <w:t>&lt;-</w:t>
      </w:r>
      <w:r>
        <w:t xml:space="preserve"> </w:t>
      </w:r>
      <w:r w:rsidRPr="006E3B89">
        <w:t>function</w:t>
      </w:r>
      <w:r>
        <w:t>(</w:t>
      </w:r>
      <w:r w:rsidRPr="006E3B89">
        <w:t>data,</w:t>
      </w:r>
      <w:r>
        <w:t xml:space="preserve"> </w:t>
      </w:r>
      <w:r w:rsidRPr="006E3B89">
        <w:t>column_name)</w:t>
      </w:r>
      <w:r>
        <w:t xml:space="preserve"> </w:t>
      </w:r>
      <w:r w:rsidRPr="006E3B89">
        <w:t>{z_scores &lt;- scale(data[[column_name]])</w:t>
      </w:r>
      <w:r>
        <w:t xml:space="preserve"> </w:t>
      </w:r>
      <w:r w:rsidRPr="006E3B89">
        <w:t>return(data[abs(z_scores) &gt; 3, column_name])}</w:t>
      </w:r>
      <w:r>
        <w:t xml:space="preserve"> function. To get the number of outliers, </w:t>
      </w:r>
      <w:proofErr w:type="gramStart"/>
      <w:r>
        <w:t>min</w:t>
      </w:r>
      <w:proofErr w:type="gramEnd"/>
      <w:r>
        <w:t xml:space="preserve"> and max values I will use the </w:t>
      </w:r>
      <w:r w:rsidRPr="006E3B89">
        <w:t>cat()</w:t>
      </w:r>
      <w:r>
        <w:t xml:space="preserve"> function. To narrow it down to the </w:t>
      </w:r>
      <w:r w:rsidR="00C24AB2" w:rsidRPr="006E3B89">
        <w:t>Columns</w:t>
      </w:r>
      <w:r>
        <w:t xml:space="preserve"> I need I use the </w:t>
      </w:r>
      <w:r w:rsidRPr="002B0C1C">
        <w:rPr>
          <w:b/>
          <w:bCs/>
          <w:i/>
          <w:iCs/>
        </w:rPr>
        <w:t>outliers_column_name &lt;- find_outliers(churn, 'Column_name'</w:t>
      </w:r>
      <w:r>
        <w:t>) To visualize the distribution of the data I will be using boxplot</w:t>
      </w:r>
      <w:r w:rsidRPr="002B0C1C">
        <w:rPr>
          <w:b/>
          <w:bCs/>
          <w:i/>
          <w:iCs/>
        </w:rPr>
        <w:t>(churn$variable_name, main = "Boxplot of Variable").</w:t>
      </w:r>
    </w:p>
    <w:p w14:paraId="2D6FAB69" w14:textId="77777777" w:rsidR="00E91436" w:rsidRPr="00E91436" w:rsidRDefault="001127B6" w:rsidP="00CB0BBA">
      <w:pPr>
        <w:pStyle w:val="Heading5"/>
      </w:pPr>
      <w:r w:rsidRPr="00043616">
        <w:t>Re-expression</w:t>
      </w:r>
      <w:r>
        <w:t xml:space="preserve"> </w:t>
      </w:r>
      <w:r w:rsidRPr="003B2368">
        <w:t>of</w:t>
      </w:r>
      <w:r>
        <w:t xml:space="preserve"> </w:t>
      </w:r>
      <w:r w:rsidRPr="003B2368">
        <w:t>categorical</w:t>
      </w:r>
      <w:r>
        <w:t xml:space="preserve"> </w:t>
      </w:r>
      <w:r w:rsidRPr="003B2368">
        <w:t>variables</w:t>
      </w:r>
      <w:r w:rsidR="001B30D1">
        <w:t xml:space="preserve"> and </w:t>
      </w:r>
      <w:r w:rsidR="00CD5EDC" w:rsidRPr="003B2368">
        <w:t>other</w:t>
      </w:r>
      <w:r w:rsidR="001B30D1">
        <w:t xml:space="preserve"> </w:t>
      </w:r>
      <w:r w:rsidR="001B30D1" w:rsidRPr="003B2368">
        <w:t>data</w:t>
      </w:r>
      <w:r w:rsidR="001B30D1">
        <w:t xml:space="preserve"> </w:t>
      </w:r>
      <w:r w:rsidR="001B30D1" w:rsidRPr="003B2368">
        <w:t>quality</w:t>
      </w:r>
      <w:r w:rsidR="001B30D1">
        <w:t xml:space="preserve"> </w:t>
      </w:r>
      <w:r w:rsidR="001B30D1" w:rsidRPr="003B2368">
        <w:t>issues</w:t>
      </w:r>
      <w:r w:rsidRPr="003B2368">
        <w:t>:</w:t>
      </w:r>
    </w:p>
    <w:p w14:paraId="0D53D987" w14:textId="77777777" w:rsidR="008F5CA2" w:rsidRDefault="001127B6" w:rsidP="00323617">
      <w:pPr>
        <w:pStyle w:val="sectionbody"/>
      </w:pPr>
      <w:r>
        <w:t xml:space="preserve"> I will identify any inconsistencies such as different spellings or variations of the same category. By using functions like </w:t>
      </w:r>
      <w:r w:rsidRPr="002B0C1C">
        <w:rPr>
          <w:b/>
          <w:bCs/>
          <w:i/>
          <w:iCs/>
        </w:rPr>
        <w:t>unique(),</w:t>
      </w:r>
      <w:r>
        <w:t xml:space="preserve"> I can extract unique values from the categorical variables. Using </w:t>
      </w:r>
      <w:r w:rsidR="00EB0D64" w:rsidRPr="00EB0D64">
        <w:rPr>
          <w:b/>
          <w:bCs/>
          <w:i/>
          <w:iCs/>
        </w:rPr>
        <w:t>tolower</w:t>
      </w:r>
      <w:r w:rsidRPr="002B0C1C">
        <w:rPr>
          <w:b/>
          <w:bCs/>
          <w:i/>
          <w:iCs/>
        </w:rPr>
        <w:t>()</w:t>
      </w:r>
      <w:r w:rsidRPr="00EB0D64">
        <w:rPr>
          <w:b/>
          <w:i/>
        </w:rPr>
        <w:t xml:space="preserve"> or </w:t>
      </w:r>
      <w:r w:rsidR="00EB0D64" w:rsidRPr="00EB0D64">
        <w:rPr>
          <w:b/>
          <w:bCs/>
          <w:i/>
          <w:iCs/>
        </w:rPr>
        <w:t>toupper()</w:t>
      </w:r>
      <w:r w:rsidRPr="00EB0D64">
        <w:rPr>
          <w:b/>
          <w:i/>
        </w:rPr>
        <w:t xml:space="preserve"> </w:t>
      </w:r>
      <w:r>
        <w:t>I will standardize or recode categories to address any inconsistencies.</w:t>
      </w:r>
      <w:r w:rsidR="002D4176">
        <w:t xml:space="preserve"> For miss spellings</w:t>
      </w:r>
      <w:r w:rsidR="00EB0D64">
        <w:t xml:space="preserve"> </w:t>
      </w:r>
      <w:r w:rsidR="00EB0D64" w:rsidRPr="00EB0D64">
        <w:rPr>
          <w:b/>
          <w:bCs/>
        </w:rPr>
        <w:t>gsub()</w:t>
      </w:r>
      <w:r w:rsidR="00EB0D64" w:rsidRPr="00EB0D64">
        <w:t xml:space="preserve"> or </w:t>
      </w:r>
      <w:proofErr w:type="gramStart"/>
      <w:r w:rsidR="00EB0D64" w:rsidRPr="00EB0D64">
        <w:rPr>
          <w:b/>
          <w:bCs/>
        </w:rPr>
        <w:t>stringr::</w:t>
      </w:r>
      <w:proofErr w:type="gramEnd"/>
      <w:r w:rsidR="00EB0D64" w:rsidRPr="00EB0D64">
        <w:rPr>
          <w:b/>
          <w:bCs/>
        </w:rPr>
        <w:t>str_replace()</w:t>
      </w:r>
      <w:r w:rsidR="002D4176">
        <w:rPr>
          <w:b/>
          <w:bCs/>
        </w:rPr>
        <w:t>.</w:t>
      </w:r>
    </w:p>
    <w:p w14:paraId="0567ED2A" w14:textId="45E56B58" w:rsidR="001127B6" w:rsidRDefault="00BD7907" w:rsidP="00323617">
      <w:pPr>
        <w:pStyle w:val="sectionbody"/>
      </w:pPr>
      <w:r>
        <w:t xml:space="preserve">For </w:t>
      </w:r>
      <w:r w:rsidRPr="00BD7907">
        <w:t>Other data quality issues</w:t>
      </w:r>
      <w:r>
        <w:t xml:space="preserve"> like</w:t>
      </w:r>
      <w:r w:rsidR="00814387">
        <w:t xml:space="preserve"> Renaming columns that </w:t>
      </w:r>
      <w:proofErr w:type="gramStart"/>
      <w:r w:rsidR="002246B6">
        <w:t>don’t</w:t>
      </w:r>
      <w:proofErr w:type="gramEnd"/>
      <w:r w:rsidR="002246B6">
        <w:t xml:space="preserve"> have a clear or meaningful name</w:t>
      </w:r>
      <w:r w:rsidR="008573EC">
        <w:t xml:space="preserve"> I plan to use the </w:t>
      </w:r>
      <w:r w:rsidR="008573EC" w:rsidRPr="008573EC">
        <w:rPr>
          <w:b/>
          <w:bCs/>
          <w:i/>
          <w:iCs/>
        </w:rPr>
        <w:t>colnames()</w:t>
      </w:r>
      <w:r w:rsidR="008573EC">
        <w:rPr>
          <w:b/>
          <w:bCs/>
          <w:i/>
          <w:iCs/>
        </w:rPr>
        <w:t xml:space="preserve"> </w:t>
      </w:r>
      <w:r w:rsidR="008573EC">
        <w:t>function</w:t>
      </w:r>
      <w:r w:rsidR="00D1675F">
        <w:t>.</w:t>
      </w:r>
    </w:p>
    <w:p w14:paraId="6B035521" w14:textId="77777777" w:rsidR="008F5CA2" w:rsidRPr="008F5CA2" w:rsidRDefault="003B2368" w:rsidP="00E67963">
      <w:pPr>
        <w:pStyle w:val="CaptionCallout"/>
      </w:pPr>
      <w:bookmarkStart w:id="8" w:name="_Toc165893355"/>
      <w:r w:rsidRPr="007F3520">
        <w:t>Why?</w:t>
      </w:r>
      <w:r w:rsidRPr="003B2368">
        <w:t xml:space="preserve"> </w:t>
      </w:r>
      <w:r>
        <w:t>–</w:t>
      </w:r>
      <w:bookmarkEnd w:id="8"/>
    </w:p>
    <w:p w14:paraId="7C90318E" w14:textId="61EECDF3" w:rsidR="003B2368" w:rsidRPr="003B2368" w:rsidRDefault="003B2368" w:rsidP="00323617">
      <w:pPr>
        <w:pStyle w:val="sectionbody"/>
      </w:pPr>
      <w:r w:rsidRPr="003B2368">
        <w:t xml:space="preserve">In this section, </w:t>
      </w:r>
      <w:r w:rsidR="00E84B76" w:rsidRPr="003B2368">
        <w:t>I will</w:t>
      </w:r>
      <w:r w:rsidRPr="003B2368">
        <w:t xml:space="preserve"> explain why I chose the specific functions and commands to uncover the following data quality issues within the dataset:</w:t>
      </w:r>
    </w:p>
    <w:p w14:paraId="1475AFCA" w14:textId="77777777" w:rsidR="008F5CA2" w:rsidRPr="0071046D" w:rsidRDefault="003B2368" w:rsidP="00CB0BBA">
      <w:pPr>
        <w:pStyle w:val="Heading5"/>
      </w:pPr>
      <w:r w:rsidRPr="0071046D">
        <w:t>Duplicates</w:t>
      </w:r>
      <w:r w:rsidR="008F5CA2" w:rsidRPr="0071046D">
        <w:t>:</w:t>
      </w:r>
    </w:p>
    <w:p w14:paraId="42CA0CC5" w14:textId="4995D769" w:rsidR="003B2368" w:rsidRPr="003B2368" w:rsidRDefault="00B10096" w:rsidP="00323617">
      <w:pPr>
        <w:pStyle w:val="sectionbody"/>
      </w:pPr>
      <w:r>
        <w:t>I am using the functions chosen in C.1. because</w:t>
      </w:r>
      <w:r w:rsidR="003B2368" w:rsidRPr="003B2368">
        <w:t xml:space="preserve"> the </w:t>
      </w:r>
      <w:bookmarkStart w:id="9" w:name="_Hlk165403523"/>
      <w:r w:rsidR="003B2368" w:rsidRPr="003B2368">
        <w:rPr>
          <w:b/>
          <w:bCs/>
          <w:i/>
          <w:iCs/>
        </w:rPr>
        <w:t>sum(duplicated())</w:t>
      </w:r>
      <w:r w:rsidR="003B2368" w:rsidRPr="003B2368">
        <w:t xml:space="preserve"> </w:t>
      </w:r>
      <w:bookmarkEnd w:id="9"/>
      <w:r w:rsidR="003B2368" w:rsidRPr="003B2368">
        <w:t xml:space="preserve">function, will give me a total count of the duplicated values. I will </w:t>
      </w:r>
      <w:r w:rsidR="00E65C59">
        <w:t>need</w:t>
      </w:r>
      <w:r w:rsidR="003B2368" w:rsidRPr="003B2368">
        <w:t xml:space="preserve"> this </w:t>
      </w:r>
      <w:r w:rsidR="00E65C59">
        <w:t>information to</w:t>
      </w:r>
      <w:r w:rsidR="003B2368" w:rsidRPr="003B2368">
        <w:t xml:space="preserve"> better understand how often duplicated records occur.</w:t>
      </w:r>
    </w:p>
    <w:p w14:paraId="6D065F6E" w14:textId="77777777" w:rsidR="00AD385B" w:rsidRDefault="003B2368" w:rsidP="00CB0BBA">
      <w:pPr>
        <w:pStyle w:val="Heading5"/>
      </w:pPr>
      <w:r w:rsidRPr="0071046D">
        <w:t>Missing Values</w:t>
      </w:r>
      <w:r w:rsidR="00AD385B">
        <w:t>:</w:t>
      </w:r>
    </w:p>
    <w:p w14:paraId="5C58C8E4" w14:textId="34DF13C6" w:rsidR="003B2368" w:rsidRPr="003B2368" w:rsidRDefault="000E6968" w:rsidP="00323617">
      <w:pPr>
        <w:pStyle w:val="sectionbody"/>
      </w:pPr>
      <w:r w:rsidRPr="000E6968">
        <w:t xml:space="preserve">I </w:t>
      </w:r>
      <w:r w:rsidR="00C87162">
        <w:t xml:space="preserve">am using </w:t>
      </w:r>
      <w:r w:rsidRPr="000E6968">
        <w:t xml:space="preserve">the </w:t>
      </w:r>
      <w:r w:rsidRPr="00E84B76">
        <w:rPr>
          <w:b/>
          <w:bCs/>
          <w:i/>
          <w:iCs/>
        </w:rPr>
        <w:t>colSums(is.na</w:t>
      </w:r>
      <w:r w:rsidR="00C87162" w:rsidRPr="00C87162">
        <w:rPr>
          <w:b/>
          <w:bCs/>
          <w:i/>
          <w:iCs/>
        </w:rPr>
        <w:t>(churn))</w:t>
      </w:r>
      <w:r w:rsidR="00C87162" w:rsidRPr="00C87162">
        <w:t xml:space="preserve"> and the </w:t>
      </w:r>
      <w:r w:rsidR="00C87162" w:rsidRPr="00C87162">
        <w:rPr>
          <w:b/>
          <w:bCs/>
          <w:i/>
          <w:iCs/>
        </w:rPr>
        <w:t>sum(is.na(churn))</w:t>
      </w:r>
      <w:r w:rsidRPr="00C87162">
        <w:rPr>
          <w:b/>
          <w:i/>
        </w:rPr>
        <w:t xml:space="preserve"> </w:t>
      </w:r>
      <w:r w:rsidRPr="000E6968">
        <w:t xml:space="preserve">function to identify missing values, </w:t>
      </w:r>
      <w:r w:rsidR="00C87162">
        <w:t xml:space="preserve">because it </w:t>
      </w:r>
      <w:r w:rsidRPr="000E6968">
        <w:t>present</w:t>
      </w:r>
      <w:r w:rsidR="00C87162">
        <w:t>s</w:t>
      </w:r>
      <w:r w:rsidRPr="000E6968">
        <w:t xml:space="preserve"> them in a tabular format for an easy assessment. </w:t>
      </w:r>
      <w:r w:rsidR="00210338">
        <w:t>T</w:t>
      </w:r>
      <w:r w:rsidRPr="000E6968">
        <w:t xml:space="preserve">he </w:t>
      </w:r>
      <w:r w:rsidR="006409F5" w:rsidRPr="006409F5">
        <w:rPr>
          <w:b/>
          <w:bCs/>
          <w:i/>
          <w:iCs/>
        </w:rPr>
        <w:t>(</w:t>
      </w:r>
      <w:r w:rsidRPr="00E84B76">
        <w:rPr>
          <w:b/>
          <w:bCs/>
          <w:i/>
          <w:iCs/>
        </w:rPr>
        <w:t>missing_</w:t>
      </w:r>
      <w:r w:rsidR="006409F5" w:rsidRPr="006409F5">
        <w:rPr>
          <w:b/>
          <w:bCs/>
          <w:i/>
          <w:iCs/>
        </w:rPr>
        <w:t>per_column / total_number</w:t>
      </w:r>
      <w:r w:rsidRPr="00E84B76">
        <w:rPr>
          <w:b/>
          <w:bCs/>
          <w:i/>
          <w:iCs/>
        </w:rPr>
        <w:t>_observations) * 100</w:t>
      </w:r>
      <w:r w:rsidRPr="000E6968">
        <w:t xml:space="preserve"> will give me the percentage of missing information for each column, which </w:t>
      </w:r>
      <w:r w:rsidR="00670B9E">
        <w:t>will let know if I am able to just remove</w:t>
      </w:r>
      <w:r w:rsidRPr="000E6968">
        <w:t xml:space="preserve"> the </w:t>
      </w:r>
      <w:r w:rsidR="00670B9E">
        <w:t>rows</w:t>
      </w:r>
      <w:r w:rsidRPr="000E6968">
        <w:t xml:space="preserve">. </w:t>
      </w:r>
      <w:r w:rsidR="00C943DB" w:rsidRPr="000E6968">
        <w:t>To</w:t>
      </w:r>
      <w:r w:rsidRPr="000E6968">
        <w:t xml:space="preserve"> visualize missing data,</w:t>
      </w:r>
      <w:r w:rsidR="00E84B76">
        <w:t xml:space="preserve"> I used </w:t>
      </w:r>
      <w:r w:rsidR="00E84B76" w:rsidRPr="00E84B76">
        <w:t xml:space="preserve">the </w:t>
      </w:r>
      <w:r w:rsidR="00E84B76" w:rsidRPr="00E84B76">
        <w:rPr>
          <w:b/>
          <w:bCs/>
          <w:i/>
          <w:iCs/>
        </w:rPr>
        <w:t>ggplot</w:t>
      </w:r>
      <w:r w:rsidR="00E84B76" w:rsidRPr="00E84B76">
        <w:t xml:space="preserve"> function </w:t>
      </w:r>
      <w:r w:rsidR="006E72F7" w:rsidRPr="006409F5">
        <w:rPr>
          <w:b/>
          <w:bCs/>
          <w:i/>
          <w:iCs/>
        </w:rPr>
        <w:t>geom_histogram</w:t>
      </w:r>
      <w:r w:rsidR="006E72F7">
        <w:rPr>
          <w:b/>
          <w:bCs/>
          <w:i/>
          <w:iCs/>
        </w:rPr>
        <w:t>,</w:t>
      </w:r>
      <w:r w:rsidR="00E84B76" w:rsidRPr="00E84B76">
        <w:t xml:space="preserve"> </w:t>
      </w:r>
      <w:r w:rsidR="00E84B76" w:rsidRPr="00E84B76">
        <w:rPr>
          <w:b/>
          <w:bCs/>
          <w:i/>
          <w:iCs/>
        </w:rPr>
        <w:t>geom_bar</w:t>
      </w:r>
      <w:r w:rsidR="00E84B76" w:rsidRPr="00E84B76">
        <w:t xml:space="preserve"> </w:t>
      </w:r>
      <w:r w:rsidR="006E72F7">
        <w:t xml:space="preserve">and </w:t>
      </w:r>
      <w:r w:rsidR="00E84B76" w:rsidRPr="00E84B76">
        <w:t>to create histogram</w:t>
      </w:r>
      <w:r w:rsidR="006E72F7">
        <w:t>s and bar</w:t>
      </w:r>
      <w:r w:rsidR="005C14F1">
        <w:t xml:space="preserve"> graph</w:t>
      </w:r>
      <w:r w:rsidR="00AD6484">
        <w:t xml:space="preserve">, because this </w:t>
      </w:r>
      <w:r w:rsidR="00E84B76" w:rsidRPr="00E84B76">
        <w:t>allow</w:t>
      </w:r>
      <w:r w:rsidR="00AD6484">
        <w:t>s</w:t>
      </w:r>
      <w:r w:rsidR="00E84B76" w:rsidRPr="00E84B76">
        <w:t xml:space="preserve"> me to observe the </w:t>
      </w:r>
      <w:r w:rsidR="00E84B76" w:rsidRPr="00E84B76">
        <w:lastRenderedPageBreak/>
        <w:t>frequency distribution of the data</w:t>
      </w:r>
      <w:r w:rsidR="005C14F1">
        <w:t xml:space="preserve"> and</w:t>
      </w:r>
      <w:r w:rsidR="00E84B76" w:rsidRPr="00E84B76">
        <w:t xml:space="preserve"> </w:t>
      </w:r>
      <w:r w:rsidR="005C14F1" w:rsidRPr="00E84B76">
        <w:rPr>
          <w:b/>
          <w:bCs/>
          <w:i/>
          <w:iCs/>
        </w:rPr>
        <w:t>theme_minimal</w:t>
      </w:r>
      <w:r w:rsidR="00E84B76" w:rsidRPr="00E84B76">
        <w:t xml:space="preserve"> </w:t>
      </w:r>
      <w:r w:rsidR="005C14F1">
        <w:t>because I can</w:t>
      </w:r>
      <w:r w:rsidR="00E84B76" w:rsidRPr="00E84B76">
        <w:t xml:space="preserve"> set the title of the plot to 'Histogram of </w:t>
      </w:r>
      <w:r w:rsidR="005C14F1">
        <w:t>column_name</w:t>
      </w:r>
      <w:r w:rsidR="00E84B76" w:rsidRPr="00E84B76">
        <w:t xml:space="preserve">' and adjusted the appearance </w:t>
      </w:r>
      <w:r w:rsidR="005C14F1">
        <w:t>p</w:t>
      </w:r>
      <w:r w:rsidRPr="000E6968">
        <w:t xml:space="preserve">roviding me insights into their distribution. </w:t>
      </w:r>
    </w:p>
    <w:p w14:paraId="4FCE6640" w14:textId="77777777" w:rsidR="00AD385B" w:rsidRDefault="003B2368" w:rsidP="00CB0BBA">
      <w:pPr>
        <w:pStyle w:val="Heading5"/>
      </w:pPr>
      <w:r w:rsidRPr="00AD385B">
        <w:t>Outliers</w:t>
      </w:r>
      <w:r w:rsidR="00AD385B">
        <w:t>:</w:t>
      </w:r>
    </w:p>
    <w:p w14:paraId="551FBF2C" w14:textId="27179C28" w:rsidR="003B2368" w:rsidRPr="003B2368" w:rsidRDefault="00DB5308" w:rsidP="00323617">
      <w:pPr>
        <w:pStyle w:val="sectionbody"/>
      </w:pPr>
      <w:r>
        <w:t xml:space="preserve">I am using </w:t>
      </w:r>
      <w:r w:rsidR="005F6A8C">
        <w:t>these functions because l</w:t>
      </w:r>
      <w:r w:rsidR="003B2368" w:rsidRPr="003B2368">
        <w:t xml:space="preserve">ooking at how variables </w:t>
      </w:r>
      <w:proofErr w:type="gramStart"/>
      <w:r w:rsidR="003B2368" w:rsidRPr="003B2368">
        <w:t>are spread</w:t>
      </w:r>
      <w:proofErr w:type="gramEnd"/>
      <w:r w:rsidR="003B2368" w:rsidRPr="003B2368">
        <w:t xml:space="preserve"> out with a box plot </w:t>
      </w:r>
      <w:r w:rsidR="003B2368" w:rsidRPr="003B2368">
        <w:rPr>
          <w:b/>
          <w:bCs/>
          <w:i/>
          <w:iCs/>
        </w:rPr>
        <w:t>boxplot(churn$variable_name, main = "Boxplot of Variable")</w:t>
      </w:r>
      <w:r w:rsidR="003B2368" w:rsidRPr="003B2368">
        <w:t xml:space="preserve"> helps me see if the data is acting normal. This will give me a chance at spotting outliers accurately. Naming the code to find the outliers in ‘</w:t>
      </w:r>
      <w:r w:rsidR="003B2368" w:rsidRPr="003B2368">
        <w:rPr>
          <w:b/>
          <w:bCs/>
          <w:i/>
          <w:iCs/>
        </w:rPr>
        <w:t>find_outliers</w:t>
      </w:r>
      <w:r w:rsidR="003B2368" w:rsidRPr="003B2368">
        <w:t xml:space="preserve">’ helps to clearly communicate its use. By using the z-scores </w:t>
      </w:r>
      <w:r w:rsidR="003B2368" w:rsidRPr="003B2368">
        <w:rPr>
          <w:b/>
          <w:bCs/>
          <w:i/>
          <w:iCs/>
        </w:rPr>
        <w:t>scale()</w:t>
      </w:r>
      <w:r w:rsidR="003B2368" w:rsidRPr="003B2368">
        <w:t xml:space="preserve"> function it scales the dataset to have a mean of 0 and a standard deviation of 1, allowing me to easily identify extreme values.</w:t>
      </w:r>
    </w:p>
    <w:p w14:paraId="03C41883" w14:textId="77777777" w:rsidR="005916D5" w:rsidRPr="005916D5" w:rsidRDefault="003B2368" w:rsidP="00CB0BBA">
      <w:pPr>
        <w:pStyle w:val="Heading5"/>
      </w:pPr>
      <w:r w:rsidRPr="003B2368">
        <w:t xml:space="preserve">Re-expression of </w:t>
      </w:r>
      <w:r w:rsidR="00DD1F9C" w:rsidRPr="00DD1F9C">
        <w:t>categorical variables and other data quality issues</w:t>
      </w:r>
      <w:r w:rsidR="005916D5">
        <w:t>:</w:t>
      </w:r>
    </w:p>
    <w:p w14:paraId="24EAF93A" w14:textId="77777777" w:rsidR="005916D5" w:rsidRDefault="003B2368" w:rsidP="00323617">
      <w:pPr>
        <w:pStyle w:val="sectionbody"/>
      </w:pPr>
      <w:r w:rsidRPr="007F3520">
        <w:t xml:space="preserve">Ensuring consistency in categorical variable representation is important. I used </w:t>
      </w:r>
      <w:r w:rsidRPr="003B2368">
        <w:rPr>
          <w:b/>
          <w:bCs/>
          <w:i/>
          <w:iCs/>
        </w:rPr>
        <w:t>unique()</w:t>
      </w:r>
      <w:r w:rsidRPr="007F3520">
        <w:t xml:space="preserve"> to extract unique values, identifying inconsistencies like different spellings or variations of the same category. </w:t>
      </w:r>
      <w:r w:rsidR="005F6EFB" w:rsidRPr="007F3520">
        <w:t xml:space="preserve">And </w:t>
      </w:r>
      <w:r w:rsidR="00EB0D64" w:rsidRPr="007F3520">
        <w:t xml:space="preserve">functions like </w:t>
      </w:r>
      <w:bookmarkStart w:id="10" w:name="_Hlk165404778"/>
      <w:r w:rsidR="00EB0D64" w:rsidRPr="00EB0D64">
        <w:rPr>
          <w:b/>
          <w:bCs/>
        </w:rPr>
        <w:t>tolower()</w:t>
      </w:r>
      <w:r w:rsidR="00EB0D64" w:rsidRPr="007F3520">
        <w:t xml:space="preserve"> or </w:t>
      </w:r>
      <w:r w:rsidR="00EB0D64" w:rsidRPr="00EB0D64">
        <w:rPr>
          <w:b/>
          <w:bCs/>
        </w:rPr>
        <w:t>toupper()</w:t>
      </w:r>
      <w:r w:rsidR="00EB0D64" w:rsidRPr="007F3520">
        <w:t xml:space="preserve"> </w:t>
      </w:r>
      <w:bookmarkEnd w:id="10"/>
      <w:r w:rsidR="00EB0D64" w:rsidRPr="007F3520">
        <w:t xml:space="preserve">to convert all entries to lowercase or uppercase, and then using </w:t>
      </w:r>
      <w:r w:rsidR="00EB0D64" w:rsidRPr="00EB0D64">
        <w:rPr>
          <w:b/>
          <w:bCs/>
        </w:rPr>
        <w:t>gsub()</w:t>
      </w:r>
      <w:r w:rsidR="00EB0D64" w:rsidRPr="007F3520">
        <w:t xml:space="preserve"> or </w:t>
      </w:r>
      <w:proofErr w:type="gramStart"/>
      <w:r w:rsidR="00EB0D64" w:rsidRPr="00EB0D64">
        <w:rPr>
          <w:b/>
          <w:bCs/>
        </w:rPr>
        <w:t>stringr::</w:t>
      </w:r>
      <w:proofErr w:type="gramEnd"/>
      <w:r w:rsidR="00EB0D64" w:rsidRPr="00EB0D64">
        <w:rPr>
          <w:b/>
          <w:bCs/>
        </w:rPr>
        <w:t>str_replace()</w:t>
      </w:r>
      <w:r w:rsidR="00EB0D64" w:rsidRPr="007F3520">
        <w:t xml:space="preserve"> to correct misspellings.</w:t>
      </w:r>
    </w:p>
    <w:p w14:paraId="1EB28922" w14:textId="34C28166" w:rsidR="003B2368" w:rsidRPr="007F3520" w:rsidRDefault="00BE1328" w:rsidP="00323617">
      <w:pPr>
        <w:pStyle w:val="sectionbody"/>
      </w:pPr>
      <w:r w:rsidRPr="007F3520">
        <w:t xml:space="preserve">I’m using </w:t>
      </w:r>
      <w:r w:rsidRPr="008573EC">
        <w:rPr>
          <w:b/>
          <w:bCs/>
          <w:i/>
          <w:iCs/>
        </w:rPr>
        <w:t>colnames()</w:t>
      </w:r>
      <w:r>
        <w:rPr>
          <w:b/>
          <w:bCs/>
          <w:i/>
          <w:iCs/>
        </w:rPr>
        <w:t xml:space="preserve"> </w:t>
      </w:r>
      <w:r w:rsidRPr="007F3520">
        <w:t>function  because, c</w:t>
      </w:r>
      <w:r w:rsidR="000447BB" w:rsidRPr="007F3520">
        <w:t xml:space="preserve">lear column names can also make it easier to write code and perform operations on the </w:t>
      </w:r>
      <w:proofErr w:type="gramStart"/>
      <w:r w:rsidR="000447BB" w:rsidRPr="007F3520">
        <w:t>dataset</w:t>
      </w:r>
      <w:proofErr w:type="gramEnd"/>
    </w:p>
    <w:p w14:paraId="6A597BD0" w14:textId="77777777" w:rsidR="005916D5" w:rsidRPr="005916D5" w:rsidRDefault="003B2368" w:rsidP="00E67963">
      <w:pPr>
        <w:pStyle w:val="CaptionCallout"/>
      </w:pPr>
      <w:bookmarkStart w:id="11" w:name="_Toc165893356"/>
      <w:r w:rsidRPr="003B2368">
        <w:t>What Programming Language?</w:t>
      </w:r>
      <w:bookmarkEnd w:id="11"/>
    </w:p>
    <w:p w14:paraId="30C8CD59" w14:textId="26E64107" w:rsidR="003B2368" w:rsidRPr="00766EBF" w:rsidRDefault="003B2368" w:rsidP="00323617">
      <w:pPr>
        <w:pStyle w:val="sectionbody"/>
        <w:rPr>
          <w:b/>
          <w:u w:val="single"/>
        </w:rPr>
      </w:pPr>
      <w:r w:rsidRPr="003B2368">
        <w:t>For this task, I chose to use the R programming language. I found R to be more user-friendly and aligned with my learning style. The syntax of R was easier for me to understand, and the overall setup process was simpler compared to Python.</w:t>
      </w:r>
    </w:p>
    <w:p w14:paraId="1BF64110" w14:textId="77777777" w:rsidR="00181AC4" w:rsidRPr="00992646" w:rsidRDefault="003B2368" w:rsidP="00323617">
      <w:pPr>
        <w:pStyle w:val="sectionbody"/>
      </w:pPr>
      <w:r w:rsidRPr="00992646">
        <w:t>Libraries and Packages:</w:t>
      </w:r>
    </w:p>
    <w:p w14:paraId="22683E2E" w14:textId="61DAA4EF" w:rsidR="00931AA0" w:rsidRDefault="003B2368" w:rsidP="00323617">
      <w:pPr>
        <w:pStyle w:val="sectionbody"/>
      </w:pPr>
      <w:r w:rsidRPr="003B2368">
        <w:t xml:space="preserve">I installed the </w:t>
      </w:r>
      <w:r w:rsidRPr="002B0C1C">
        <w:rPr>
          <w:b/>
          <w:bCs/>
          <w:i/>
          <w:iCs/>
        </w:rPr>
        <w:t>tidyverse</w:t>
      </w:r>
      <w:r w:rsidRPr="003B2368">
        <w:t xml:space="preserve"> package in R, which includes essential libraries such as </w:t>
      </w:r>
      <w:r w:rsidRPr="002B0C1C">
        <w:rPr>
          <w:b/>
          <w:bCs/>
          <w:i/>
          <w:iCs/>
        </w:rPr>
        <w:t>dplyr</w:t>
      </w:r>
      <w:r w:rsidRPr="003B2368">
        <w:t xml:space="preserve">, </w:t>
      </w:r>
      <w:r w:rsidRPr="002B0C1C">
        <w:rPr>
          <w:b/>
          <w:bCs/>
          <w:i/>
          <w:iCs/>
        </w:rPr>
        <w:t>tidyr</w:t>
      </w:r>
      <w:r w:rsidRPr="003B2368">
        <w:t>, and</w:t>
      </w:r>
      <w:r w:rsidRPr="00E84B76">
        <w:rPr>
          <w:b/>
          <w:bCs/>
          <w:i/>
          <w:iCs/>
        </w:rPr>
        <w:t xml:space="preserve"> ggplot2</w:t>
      </w:r>
      <w:r w:rsidRPr="003B2368">
        <w:t xml:space="preserve">. These libraries provided me with the necessary functions to efficiently work with the dataset and perform various data manipulation tasks. </w:t>
      </w:r>
      <w:r w:rsidRPr="002B0C1C">
        <w:rPr>
          <w:b/>
          <w:bCs/>
          <w:i/>
          <w:iCs/>
        </w:rPr>
        <w:t>dplyr</w:t>
      </w:r>
      <w:r w:rsidRPr="003B2368">
        <w:t xml:space="preserve"> and </w:t>
      </w:r>
      <w:r w:rsidRPr="002B0C1C">
        <w:rPr>
          <w:b/>
          <w:bCs/>
          <w:i/>
          <w:iCs/>
        </w:rPr>
        <w:t>tidyr</w:t>
      </w:r>
      <w:r w:rsidRPr="003B2368">
        <w:t xml:space="preserve"> facilitated data cleaning and reshaping operations, while </w:t>
      </w:r>
      <w:r w:rsidRPr="00E84B76">
        <w:rPr>
          <w:b/>
          <w:bCs/>
          <w:i/>
          <w:iCs/>
        </w:rPr>
        <w:t>ggplot2</w:t>
      </w:r>
      <w:r w:rsidRPr="003B2368">
        <w:t xml:space="preserve"> allowed me to create informative visualizations for exploratory data analysis</w:t>
      </w:r>
      <w:r w:rsidR="002B0C1C">
        <w:t xml:space="preserve">. </w:t>
      </w:r>
    </w:p>
    <w:p w14:paraId="3ACF6375" w14:textId="28D07E62" w:rsidR="002B0C1C" w:rsidRPr="002B0C1C" w:rsidRDefault="002B0C1C" w:rsidP="00E67963">
      <w:pPr>
        <w:pStyle w:val="CaptionCallout"/>
      </w:pPr>
      <w:r>
        <w:t xml:space="preserve"> </w:t>
      </w:r>
      <w:bookmarkStart w:id="12" w:name="_Toc165893357"/>
      <w:r w:rsidRPr="007F3520">
        <w:t>Detection Code</w:t>
      </w:r>
      <w:r w:rsidRPr="002B0C1C">
        <w:t>:</w:t>
      </w:r>
      <w:bookmarkEnd w:id="12"/>
    </w:p>
    <w:p w14:paraId="0784D2EE" w14:textId="3D523A85" w:rsidR="002B0C1C" w:rsidRPr="002B0C1C" w:rsidRDefault="002B0C1C" w:rsidP="00E111AD">
      <w:pPr>
        <w:ind w:left="792"/>
      </w:pPr>
      <w:bookmarkStart w:id="13" w:name="_Hlk165737845"/>
      <w:r w:rsidRPr="002B0C1C">
        <w:lastRenderedPageBreak/>
        <w:t xml:space="preserve">See code attached. Filename: </w:t>
      </w:r>
      <w:bookmarkEnd w:id="13"/>
      <w:r w:rsidRPr="002B0C1C">
        <w:rPr>
          <w:u w:val="single"/>
        </w:rPr>
        <w:t>data_quality_detection_kg.R</w:t>
      </w:r>
    </w:p>
    <w:p w14:paraId="70731596" w14:textId="0965BD91" w:rsidR="001B477E" w:rsidRDefault="00544032" w:rsidP="00CB0BBA">
      <w:pPr>
        <w:pStyle w:val="Heading5"/>
      </w:pPr>
      <w:r>
        <w:t>Packages</w:t>
      </w:r>
      <w:r w:rsidR="00F55682">
        <w:t xml:space="preserve"> and </w:t>
      </w:r>
      <w:r w:rsidR="00F55689">
        <w:t>Libraries</w:t>
      </w:r>
      <w:r>
        <w:t>:</w:t>
      </w:r>
    </w:p>
    <w:p w14:paraId="3E9DA155" w14:textId="77777777" w:rsidR="004E54F0" w:rsidRPr="007B05BF" w:rsidRDefault="001B477E" w:rsidP="001D199C">
      <w:pPr>
        <w:pStyle w:val="NoSpacing"/>
        <w:rPr>
          <w:b/>
          <w:bCs/>
          <w:color w:val="538135" w:themeColor="accent6" w:themeShade="BF"/>
        </w:rPr>
      </w:pPr>
      <w:r w:rsidRPr="007B05BF">
        <w:rPr>
          <w:color w:val="538135" w:themeColor="accent6" w:themeShade="BF"/>
        </w:rPr>
        <w:t xml:space="preserve"># </w:t>
      </w:r>
      <w:r w:rsidR="00C94ABD" w:rsidRPr="007B05BF">
        <w:rPr>
          <w:color w:val="538135" w:themeColor="accent6" w:themeShade="BF"/>
        </w:rPr>
        <w:t>Install</w:t>
      </w:r>
      <w:r w:rsidRPr="007B05BF">
        <w:rPr>
          <w:color w:val="538135" w:themeColor="accent6" w:themeShade="BF"/>
        </w:rPr>
        <w:t xml:space="preserve"> the </w:t>
      </w:r>
      <w:r w:rsidR="00995E26" w:rsidRPr="007B05BF">
        <w:rPr>
          <w:color w:val="538135" w:themeColor="accent6" w:themeShade="BF"/>
        </w:rPr>
        <w:t>tidyverse package</w:t>
      </w:r>
    </w:p>
    <w:p w14:paraId="5CE27C1C" w14:textId="5313EDFB" w:rsidR="001B477E" w:rsidRPr="00735622" w:rsidRDefault="003E2B6E" w:rsidP="001D199C">
      <w:pPr>
        <w:pStyle w:val="NoSpacing"/>
      </w:pPr>
      <w:r w:rsidRPr="00735622">
        <w:t>install.packages("</w:t>
      </w:r>
      <w:r w:rsidR="00C94ABD" w:rsidRPr="007B05BF">
        <w:rPr>
          <w:color w:val="538135" w:themeColor="accent6" w:themeShade="BF"/>
        </w:rPr>
        <w:t>tidyverse</w:t>
      </w:r>
      <w:r w:rsidRPr="00735622">
        <w:t>")</w:t>
      </w:r>
    </w:p>
    <w:p w14:paraId="76118278" w14:textId="77777777" w:rsidR="00C94ABD" w:rsidRDefault="00C94ABD" w:rsidP="001D199C">
      <w:pPr>
        <w:pStyle w:val="NoSpacing"/>
      </w:pPr>
    </w:p>
    <w:p w14:paraId="7B6C8B02" w14:textId="6E7DCF09" w:rsidR="00600A91" w:rsidRPr="007B05BF" w:rsidRDefault="00C94ABD" w:rsidP="001D199C">
      <w:pPr>
        <w:pStyle w:val="NoSpacing"/>
        <w:rPr>
          <w:color w:val="538135" w:themeColor="accent6" w:themeShade="BF"/>
        </w:rPr>
      </w:pPr>
      <w:r w:rsidRPr="007B05BF">
        <w:rPr>
          <w:color w:val="538135" w:themeColor="accent6" w:themeShade="BF"/>
        </w:rPr>
        <w:t>#</w:t>
      </w:r>
      <w:r w:rsidR="007B0958" w:rsidRPr="007B05BF">
        <w:rPr>
          <w:color w:val="538135" w:themeColor="accent6" w:themeShade="BF"/>
        </w:rPr>
        <w:t>Load the librar</w:t>
      </w:r>
      <w:r w:rsidR="00600A91" w:rsidRPr="007B05BF">
        <w:rPr>
          <w:color w:val="538135" w:themeColor="accent6" w:themeShade="BF"/>
        </w:rPr>
        <w:t>ies</w:t>
      </w:r>
    </w:p>
    <w:p w14:paraId="3B674DF5" w14:textId="6ED7711F" w:rsidR="00600A91" w:rsidRPr="00600A91" w:rsidRDefault="00600A91" w:rsidP="001D199C">
      <w:pPr>
        <w:pStyle w:val="NoSpacing"/>
      </w:pPr>
      <w:r w:rsidRPr="00306F5B">
        <w:rPr>
          <w:color w:val="0000FF"/>
        </w:rPr>
        <w:t>library</w:t>
      </w:r>
      <w:r w:rsidRPr="00705C82">
        <w:t>(</w:t>
      </w:r>
      <w:r w:rsidRPr="00705C82">
        <w:t>tidyverse</w:t>
      </w:r>
      <w:r w:rsidRPr="00705C82">
        <w:t>)</w:t>
      </w:r>
      <w:r w:rsidRPr="001B477E">
        <w:t xml:space="preserve"> </w:t>
      </w:r>
    </w:p>
    <w:p w14:paraId="7BDDE859" w14:textId="4F7AF71F" w:rsidR="00544032" w:rsidRDefault="001B477E" w:rsidP="001D199C">
      <w:pPr>
        <w:pStyle w:val="NoSpacing"/>
      </w:pPr>
      <w:r w:rsidRPr="00306F5B">
        <w:rPr>
          <w:color w:val="0000FF"/>
        </w:rPr>
        <w:t>library</w:t>
      </w:r>
      <w:r w:rsidRPr="00705C82">
        <w:t>(ggplot2)</w:t>
      </w:r>
      <w:r w:rsidR="00544032" w:rsidRPr="00705C82">
        <w:t xml:space="preserve"> </w:t>
      </w:r>
    </w:p>
    <w:p w14:paraId="4F9444A7" w14:textId="77777777" w:rsidR="004F38C9" w:rsidRDefault="004F38C9" w:rsidP="001D199C">
      <w:pPr>
        <w:pStyle w:val="NoSpacing"/>
      </w:pPr>
    </w:p>
    <w:p w14:paraId="061A9A5B" w14:textId="77777777" w:rsidR="004F38C9" w:rsidRPr="007B05BF" w:rsidRDefault="004F38C9" w:rsidP="001D199C">
      <w:pPr>
        <w:pStyle w:val="NoSpacing"/>
        <w:rPr>
          <w:color w:val="538135" w:themeColor="accent6" w:themeShade="BF"/>
        </w:rPr>
      </w:pPr>
      <w:r w:rsidRPr="007B05BF">
        <w:rPr>
          <w:color w:val="538135" w:themeColor="accent6" w:themeShade="BF"/>
        </w:rPr>
        <w:t>#Import the churn data</w:t>
      </w:r>
    </w:p>
    <w:p w14:paraId="45A046D0" w14:textId="77777777" w:rsidR="004F38C9" w:rsidRPr="00705C82" w:rsidRDefault="004F38C9" w:rsidP="001D199C">
      <w:pPr>
        <w:pStyle w:val="NoSpacing"/>
      </w:pPr>
      <w:r w:rsidRPr="00705C82">
        <w:t>churn &lt;-</w:t>
      </w:r>
    </w:p>
    <w:p w14:paraId="30C9646B" w14:textId="77777777" w:rsidR="004F38C9" w:rsidRPr="00705C82" w:rsidRDefault="004F38C9" w:rsidP="001D199C">
      <w:pPr>
        <w:pStyle w:val="NoSpacing"/>
      </w:pPr>
      <w:r w:rsidRPr="00705C82">
        <w:t xml:space="preserve">  read.csv</w:t>
      </w:r>
      <w:r w:rsidRPr="007B05BF">
        <w:rPr>
          <w:color w:val="538135" w:themeColor="accent6" w:themeShade="BF"/>
        </w:rPr>
        <w:t>("C:/Users/kiara/OneDrive/WGU MSDA/D206/churn_raw_data.csv")</w:t>
      </w:r>
    </w:p>
    <w:p w14:paraId="73F64CD6" w14:textId="0F70FE95" w:rsidR="00600A91" w:rsidRPr="00705C82" w:rsidRDefault="004F38C9" w:rsidP="001D199C">
      <w:pPr>
        <w:pStyle w:val="NoSpacing"/>
      </w:pPr>
      <w:r w:rsidRPr="00705C82">
        <w:t>View(churn</w:t>
      </w:r>
      <w:r w:rsidRPr="00705C82">
        <w:t>)</w:t>
      </w:r>
    </w:p>
    <w:p w14:paraId="39330D51" w14:textId="77777777" w:rsidR="004F38C9" w:rsidRPr="004F38C9" w:rsidRDefault="004F38C9" w:rsidP="001D199C">
      <w:pPr>
        <w:pStyle w:val="NoSpacing"/>
      </w:pPr>
    </w:p>
    <w:p w14:paraId="69F753ED" w14:textId="50F05F88" w:rsidR="004E54F0" w:rsidRPr="007B05BF" w:rsidRDefault="00381375" w:rsidP="001D199C">
      <w:pPr>
        <w:pStyle w:val="NoSpacing"/>
        <w:rPr>
          <w:color w:val="538135" w:themeColor="accent6" w:themeShade="BF"/>
        </w:rPr>
      </w:pPr>
      <w:r w:rsidRPr="007B05BF">
        <w:rPr>
          <w:color w:val="538135" w:themeColor="accent6" w:themeShade="BF"/>
        </w:rPr>
        <w:t xml:space="preserve"># </w:t>
      </w:r>
      <w:r w:rsidR="008D5D46" w:rsidRPr="007B05BF">
        <w:rPr>
          <w:color w:val="538135" w:themeColor="accent6" w:themeShade="BF"/>
        </w:rPr>
        <w:t>#Getting to know the DATA</w:t>
      </w:r>
    </w:p>
    <w:p w14:paraId="7D264902" w14:textId="5E0E69A2" w:rsidR="00804DCE" w:rsidRPr="00705C82" w:rsidRDefault="00381375" w:rsidP="001D199C">
      <w:pPr>
        <w:pStyle w:val="NoSpacing"/>
        <w:rPr>
          <w:i/>
          <w:iCs/>
        </w:rPr>
      </w:pPr>
      <w:r w:rsidRPr="00705C82">
        <w:t>Summary(churn)</w:t>
      </w:r>
    </w:p>
    <w:p w14:paraId="772280CF" w14:textId="77777777" w:rsidR="000F3A19" w:rsidRPr="001B477E" w:rsidRDefault="000F3A19" w:rsidP="001D199C">
      <w:pPr>
        <w:pStyle w:val="NoSpacing"/>
      </w:pPr>
    </w:p>
    <w:p w14:paraId="617C7902" w14:textId="0BBD6525" w:rsidR="00C943DB" w:rsidRDefault="00C943DB" w:rsidP="00CB0BBA">
      <w:pPr>
        <w:pStyle w:val="Heading5"/>
      </w:pPr>
      <w:r w:rsidRPr="00C943DB">
        <w:t>Duplicates:</w:t>
      </w:r>
    </w:p>
    <w:p w14:paraId="45FA6695" w14:textId="77777777" w:rsidR="004E54F0" w:rsidRPr="007B05BF" w:rsidRDefault="00C943DB" w:rsidP="001D199C">
      <w:pPr>
        <w:pStyle w:val="NoSpacing"/>
        <w:rPr>
          <w:color w:val="538135" w:themeColor="accent6" w:themeShade="BF"/>
        </w:rPr>
      </w:pPr>
      <w:r w:rsidRPr="007B05BF">
        <w:rPr>
          <w:color w:val="538135" w:themeColor="accent6" w:themeShade="BF"/>
        </w:rPr>
        <w:t># Detecting Duplicates</w:t>
      </w:r>
    </w:p>
    <w:p w14:paraId="07F443E2" w14:textId="77777777" w:rsidR="004E54F0" w:rsidRPr="00705C82" w:rsidRDefault="00C943DB" w:rsidP="001D199C">
      <w:pPr>
        <w:pStyle w:val="NoSpacing"/>
      </w:pPr>
      <w:r w:rsidRPr="00705C82">
        <w:t>duplicates &lt;- duplicated(churn)</w:t>
      </w:r>
    </w:p>
    <w:p w14:paraId="784C6554" w14:textId="19A91E18" w:rsidR="00C943DB" w:rsidRPr="00705C82" w:rsidRDefault="00C943DB" w:rsidP="001D199C">
      <w:pPr>
        <w:pStyle w:val="NoSpacing"/>
      </w:pPr>
      <w:r w:rsidRPr="00705C82">
        <w:t>duplicate_count &lt;- sum(duplicates)</w:t>
      </w:r>
    </w:p>
    <w:p w14:paraId="06B9366F" w14:textId="77777777" w:rsidR="004E54F0" w:rsidRPr="007B05BF" w:rsidRDefault="00C943DB" w:rsidP="001D199C">
      <w:pPr>
        <w:pStyle w:val="NoSpacing"/>
        <w:rPr>
          <w:color w:val="538135" w:themeColor="accent6" w:themeShade="BF"/>
        </w:rPr>
      </w:pPr>
      <w:r w:rsidRPr="007B05BF">
        <w:rPr>
          <w:color w:val="538135" w:themeColor="accent6" w:themeShade="BF"/>
        </w:rPr>
        <w:t>#Print the results</w:t>
      </w:r>
    </w:p>
    <w:p w14:paraId="35D6461C" w14:textId="73D67E53" w:rsidR="00C943DB" w:rsidRPr="00705C82" w:rsidRDefault="00C943DB" w:rsidP="001D199C">
      <w:pPr>
        <w:pStyle w:val="NoSpacing"/>
      </w:pPr>
      <w:r w:rsidRPr="00705C82">
        <w:t>print(duplicate_count)</w:t>
      </w:r>
    </w:p>
    <w:p w14:paraId="18C33167" w14:textId="77777777" w:rsidR="00094ABD" w:rsidRPr="00ED3234" w:rsidRDefault="00094ABD" w:rsidP="001D199C">
      <w:pPr>
        <w:pStyle w:val="NoSpacing"/>
      </w:pPr>
    </w:p>
    <w:p w14:paraId="221FA76B" w14:textId="1E7152FB" w:rsidR="00850D0C" w:rsidRPr="00381375" w:rsidRDefault="00C943DB" w:rsidP="00CB0BBA">
      <w:pPr>
        <w:pStyle w:val="Heading5"/>
      </w:pPr>
      <w:r>
        <w:t>Missing Values:</w:t>
      </w:r>
      <w:r w:rsidR="00ED3234">
        <w:t xml:space="preserve"> </w:t>
      </w:r>
    </w:p>
    <w:p w14:paraId="4BD8F8A5" w14:textId="77777777" w:rsidR="00705C82" w:rsidRPr="007B05BF" w:rsidRDefault="003E2F30" w:rsidP="001D199C">
      <w:pPr>
        <w:pStyle w:val="NoSpacing"/>
        <w:rPr>
          <w:color w:val="538135" w:themeColor="accent6" w:themeShade="BF"/>
        </w:rPr>
      </w:pPr>
      <w:r w:rsidRPr="007B05BF">
        <w:rPr>
          <w:color w:val="538135" w:themeColor="accent6" w:themeShade="BF"/>
        </w:rPr>
        <w:t># Total number of observations (rows) in the dataset</w:t>
      </w:r>
    </w:p>
    <w:p w14:paraId="4EC0BB17" w14:textId="26740462" w:rsidR="003E2F30" w:rsidRPr="003E2F30" w:rsidRDefault="003E2F30" w:rsidP="00705C82">
      <w:pPr>
        <w:pStyle w:val="NoSpacing"/>
        <w:ind w:firstLine="0"/>
      </w:pPr>
      <w:r w:rsidRPr="00705C82">
        <w:t>total_rows &lt;- nrow(churn)</w:t>
      </w:r>
    </w:p>
    <w:p w14:paraId="347969D5" w14:textId="77777777" w:rsidR="00705C82" w:rsidRPr="007B05BF" w:rsidRDefault="003E2F30" w:rsidP="001D199C">
      <w:pPr>
        <w:pStyle w:val="NoSpacing"/>
        <w:rPr>
          <w:color w:val="538135" w:themeColor="accent6" w:themeShade="BF"/>
        </w:rPr>
      </w:pPr>
      <w:r w:rsidRPr="007B05BF">
        <w:rPr>
          <w:color w:val="538135" w:themeColor="accent6" w:themeShade="BF"/>
        </w:rPr>
        <w:t># Total number of columns in the dataset</w:t>
      </w:r>
    </w:p>
    <w:p w14:paraId="5F4ACE39" w14:textId="51047E98" w:rsidR="003E2F30" w:rsidRPr="003E2F30" w:rsidRDefault="003E2F30" w:rsidP="00705C82">
      <w:pPr>
        <w:pStyle w:val="NoSpacing"/>
        <w:ind w:firstLine="0"/>
      </w:pPr>
      <w:r w:rsidRPr="00705C82">
        <w:t>total_columns &lt;- ncol(churn)</w:t>
      </w:r>
    </w:p>
    <w:p w14:paraId="54748E65" w14:textId="77777777" w:rsidR="00705C82" w:rsidRPr="007B05BF" w:rsidRDefault="003E2F30" w:rsidP="001D199C">
      <w:pPr>
        <w:pStyle w:val="NoSpacing"/>
        <w:rPr>
          <w:color w:val="538135" w:themeColor="accent6" w:themeShade="BF"/>
        </w:rPr>
      </w:pPr>
      <w:r w:rsidRPr="007B05BF">
        <w:rPr>
          <w:color w:val="538135" w:themeColor="accent6" w:themeShade="BF"/>
        </w:rPr>
        <w:t># Total number of values in the dataset, including Nas</w:t>
      </w:r>
    </w:p>
    <w:p w14:paraId="696D471E" w14:textId="499AD89B" w:rsidR="003E2F30" w:rsidRPr="003E2F30" w:rsidRDefault="003E2F30" w:rsidP="00705C82">
      <w:pPr>
        <w:pStyle w:val="NoSpacing"/>
        <w:ind w:firstLine="0"/>
      </w:pPr>
      <w:r w:rsidRPr="00705C82">
        <w:t>total_values &lt;- total_rows * total_</w:t>
      </w:r>
      <w:proofErr w:type="gramStart"/>
      <w:r w:rsidRPr="00705C82">
        <w:t>columns</w:t>
      </w:r>
      <w:proofErr w:type="gramEnd"/>
    </w:p>
    <w:p w14:paraId="38350E6D" w14:textId="77777777" w:rsidR="00705C82" w:rsidRPr="007B05BF" w:rsidRDefault="003E2F30" w:rsidP="001D199C">
      <w:pPr>
        <w:pStyle w:val="NoSpacing"/>
        <w:rPr>
          <w:color w:val="538135" w:themeColor="accent6" w:themeShade="BF"/>
        </w:rPr>
      </w:pPr>
      <w:r w:rsidRPr="007B05BF">
        <w:rPr>
          <w:color w:val="538135" w:themeColor="accent6" w:themeShade="BF"/>
        </w:rPr>
        <w:t># Print the total number of values</w:t>
      </w:r>
    </w:p>
    <w:p w14:paraId="11F87B53" w14:textId="6B690D6D" w:rsidR="00585D7C" w:rsidRPr="00316ABB" w:rsidRDefault="003E2F30" w:rsidP="00705C82">
      <w:pPr>
        <w:pStyle w:val="NoSpacing"/>
        <w:ind w:firstLine="0"/>
      </w:pPr>
      <w:r w:rsidRPr="00705C82">
        <w:t>print(total_values)</w:t>
      </w:r>
    </w:p>
    <w:p w14:paraId="7D0C1FEF" w14:textId="77777777" w:rsidR="009B0B69" w:rsidRDefault="009B0B69" w:rsidP="001D199C">
      <w:pPr>
        <w:pStyle w:val="NoSpacing"/>
      </w:pPr>
    </w:p>
    <w:p w14:paraId="62E5D1B2" w14:textId="76E05751" w:rsidR="007718C6" w:rsidRPr="007B05BF" w:rsidRDefault="007718C6" w:rsidP="001D199C">
      <w:pPr>
        <w:pStyle w:val="NoSpacing"/>
        <w:rPr>
          <w:color w:val="538135" w:themeColor="accent6" w:themeShade="BF"/>
        </w:rPr>
      </w:pPr>
      <w:r w:rsidRPr="007B05BF">
        <w:rPr>
          <w:color w:val="538135" w:themeColor="accent6" w:themeShade="BF"/>
        </w:rPr>
        <w:t># Detecting Missing Values</w:t>
      </w:r>
      <w:r w:rsidR="00F06ACB" w:rsidRPr="007B05BF">
        <w:rPr>
          <w:color w:val="538135" w:themeColor="accent6" w:themeShade="BF"/>
        </w:rPr>
        <w:t xml:space="preserve"> Percentage</w:t>
      </w:r>
      <w:r w:rsidRPr="007B05BF">
        <w:rPr>
          <w:color w:val="538135" w:themeColor="accent6" w:themeShade="BF"/>
        </w:rPr>
        <w:t xml:space="preserve"> for the dataset as a whole</w:t>
      </w:r>
    </w:p>
    <w:p w14:paraId="7DCCF05E" w14:textId="77777777" w:rsidR="00705C82" w:rsidRPr="007B05BF" w:rsidRDefault="00F06ACB" w:rsidP="001D199C">
      <w:pPr>
        <w:pStyle w:val="NoSpacing"/>
        <w:rPr>
          <w:color w:val="538135" w:themeColor="accent6" w:themeShade="BF"/>
        </w:rPr>
      </w:pPr>
      <w:r w:rsidRPr="007B05BF">
        <w:rPr>
          <w:color w:val="538135" w:themeColor="accent6" w:themeShade="BF"/>
        </w:rPr>
        <w:t># Sum of missing values across all columns</w:t>
      </w:r>
    </w:p>
    <w:p w14:paraId="0459B5DD" w14:textId="0803331F" w:rsidR="00F06ACB" w:rsidRPr="004841B4" w:rsidRDefault="00F06ACB" w:rsidP="00705C82">
      <w:pPr>
        <w:pStyle w:val="NoSpacing"/>
        <w:ind w:firstLine="0"/>
      </w:pPr>
      <w:r w:rsidRPr="00705C82">
        <w:t>total_missing &lt;- sum(is.na(churn))</w:t>
      </w:r>
    </w:p>
    <w:p w14:paraId="7AEDCF4D" w14:textId="77777777" w:rsidR="00705C82" w:rsidRPr="007B05BF" w:rsidRDefault="00F06ACB" w:rsidP="001D199C">
      <w:pPr>
        <w:pStyle w:val="NoSpacing"/>
        <w:rPr>
          <w:color w:val="538135" w:themeColor="accent6" w:themeShade="BF"/>
        </w:rPr>
      </w:pPr>
      <w:r w:rsidRPr="007B05BF">
        <w:rPr>
          <w:color w:val="538135" w:themeColor="accent6" w:themeShade="BF"/>
        </w:rPr>
        <w:t># Percentage of missing values in the entire dataset</w:t>
      </w:r>
    </w:p>
    <w:p w14:paraId="3667ACD9" w14:textId="1CF194FF" w:rsidR="002573CC" w:rsidRPr="001A09E7" w:rsidRDefault="00F06ACB" w:rsidP="00705C82">
      <w:pPr>
        <w:pStyle w:val="NoSpacing"/>
        <w:ind w:firstLine="0"/>
      </w:pPr>
      <w:r w:rsidRPr="001A09E7">
        <w:t xml:space="preserve">missing_percentage &lt;- </w:t>
      </w:r>
    </w:p>
    <w:p w14:paraId="7A51F893" w14:textId="37B50403" w:rsidR="00F06ACB" w:rsidRPr="004841B4" w:rsidRDefault="00F06ACB" w:rsidP="001D199C">
      <w:pPr>
        <w:pStyle w:val="NoSpacing"/>
        <w:rPr>
          <w:i/>
          <w:iCs/>
        </w:rPr>
      </w:pPr>
      <w:r w:rsidRPr="001A09E7">
        <w:t xml:space="preserve">(total_missing / (total_rows * ncol(churn))) * </w:t>
      </w:r>
      <w:r w:rsidRPr="005B2C2D">
        <w:rPr>
          <w:color w:val="0000FF"/>
        </w:rPr>
        <w:t>100</w:t>
      </w:r>
    </w:p>
    <w:p w14:paraId="5CC41606" w14:textId="402C6FBF" w:rsidR="00F06ACB" w:rsidRPr="004841B4" w:rsidRDefault="00F06ACB" w:rsidP="001D199C">
      <w:pPr>
        <w:pStyle w:val="NoSpacing"/>
      </w:pPr>
      <w:r w:rsidRPr="007B05BF">
        <w:rPr>
          <w:color w:val="538135" w:themeColor="accent6" w:themeShade="BF"/>
        </w:rPr>
        <w:t># Print the missing percentage</w:t>
      </w:r>
      <w:r w:rsidR="004841B4">
        <w:br/>
      </w:r>
      <w:r w:rsidRPr="001A09E7">
        <w:t>print(missing_percentage)</w:t>
      </w:r>
    </w:p>
    <w:p w14:paraId="5DC1F923" w14:textId="77777777" w:rsidR="002D03B6" w:rsidRDefault="002D03B6" w:rsidP="001D199C">
      <w:pPr>
        <w:pStyle w:val="NoSpacing"/>
      </w:pPr>
    </w:p>
    <w:p w14:paraId="40E324BB" w14:textId="66408432" w:rsidR="00ED3234" w:rsidRPr="007B05BF" w:rsidRDefault="00ED3234" w:rsidP="001D199C">
      <w:pPr>
        <w:pStyle w:val="NoSpacing"/>
        <w:rPr>
          <w:color w:val="538135" w:themeColor="accent6" w:themeShade="BF"/>
        </w:rPr>
      </w:pPr>
      <w:r w:rsidRPr="007B05BF">
        <w:rPr>
          <w:color w:val="538135" w:themeColor="accent6" w:themeShade="BF"/>
        </w:rPr>
        <w:t xml:space="preserve"># </w:t>
      </w:r>
      <w:r w:rsidR="00653219" w:rsidRPr="007B05BF">
        <w:rPr>
          <w:color w:val="538135" w:themeColor="accent6" w:themeShade="BF"/>
        </w:rPr>
        <w:t>Breaking it down per column</w:t>
      </w:r>
    </w:p>
    <w:p w14:paraId="31043C29" w14:textId="77777777" w:rsidR="001A09E7" w:rsidRPr="007B05BF" w:rsidRDefault="00ED3234" w:rsidP="001D199C">
      <w:pPr>
        <w:pStyle w:val="NoSpacing"/>
        <w:rPr>
          <w:color w:val="538135" w:themeColor="accent6" w:themeShade="BF"/>
        </w:rPr>
      </w:pPr>
      <w:r w:rsidRPr="007B05BF">
        <w:rPr>
          <w:i/>
          <w:iCs/>
          <w:color w:val="538135" w:themeColor="accent6" w:themeShade="BF"/>
        </w:rPr>
        <w:t xml:space="preserve"># Missing count </w:t>
      </w:r>
      <w:r w:rsidR="00A4774D" w:rsidRPr="007B05BF">
        <w:rPr>
          <w:i/>
          <w:iCs/>
          <w:color w:val="538135" w:themeColor="accent6" w:themeShade="BF"/>
        </w:rPr>
        <w:t>per columns</w:t>
      </w:r>
    </w:p>
    <w:p w14:paraId="0C1C8CAE" w14:textId="23CE00DF" w:rsidR="00ED3234" w:rsidRPr="00ED3234" w:rsidRDefault="00ED3234" w:rsidP="001A09E7">
      <w:pPr>
        <w:pStyle w:val="NoSpacing"/>
        <w:ind w:firstLine="0"/>
      </w:pPr>
      <w:r w:rsidRPr="001A09E7">
        <w:t>missing_per_column &lt;- colSums(</w:t>
      </w:r>
      <w:r w:rsidRPr="00ED3234">
        <w:rPr>
          <w:color w:val="FF9900"/>
        </w:rPr>
        <w:t>is.na</w:t>
      </w:r>
      <w:r w:rsidRPr="001A09E7">
        <w:t>(churn))</w:t>
      </w:r>
    </w:p>
    <w:p w14:paraId="1A268C57" w14:textId="77777777" w:rsidR="001A09E7" w:rsidRPr="007B05BF" w:rsidRDefault="00ED3234" w:rsidP="001D199C">
      <w:pPr>
        <w:pStyle w:val="NoSpacing"/>
        <w:rPr>
          <w:i/>
          <w:iCs/>
          <w:color w:val="538135" w:themeColor="accent6" w:themeShade="BF"/>
        </w:rPr>
      </w:pPr>
      <w:r w:rsidRPr="007B05BF">
        <w:rPr>
          <w:i/>
          <w:iCs/>
          <w:color w:val="538135" w:themeColor="accent6" w:themeShade="BF"/>
        </w:rPr>
        <w:t># Print results</w:t>
      </w:r>
    </w:p>
    <w:p w14:paraId="4410A3FB" w14:textId="7C64CC89" w:rsidR="00ED3234" w:rsidRDefault="00ED3234" w:rsidP="001A09E7">
      <w:pPr>
        <w:pStyle w:val="NoSpacing"/>
        <w:ind w:firstLine="0"/>
      </w:pPr>
      <w:r w:rsidRPr="001A09E7">
        <w:t>print(missing_per_column)</w:t>
      </w:r>
    </w:p>
    <w:p w14:paraId="3E48A6F5" w14:textId="77777777" w:rsidR="001A09E7" w:rsidRPr="001A09E7" w:rsidRDefault="001A09E7" w:rsidP="001A09E7">
      <w:pPr>
        <w:pStyle w:val="NoSpacing"/>
      </w:pPr>
    </w:p>
    <w:p w14:paraId="2315F500" w14:textId="77777777" w:rsidR="001A09E7" w:rsidRPr="007B05BF" w:rsidRDefault="00ED3234" w:rsidP="001D199C">
      <w:pPr>
        <w:pStyle w:val="NoSpacing"/>
        <w:rPr>
          <w:color w:val="538135" w:themeColor="accent6" w:themeShade="BF"/>
        </w:rPr>
      </w:pPr>
      <w:r w:rsidRPr="007B05BF">
        <w:rPr>
          <w:i/>
          <w:iCs/>
          <w:color w:val="538135" w:themeColor="accent6" w:themeShade="BF"/>
        </w:rPr>
        <w:t xml:space="preserve"># Missing percentage </w:t>
      </w:r>
      <w:r w:rsidR="0095629F" w:rsidRPr="007B05BF">
        <w:rPr>
          <w:i/>
          <w:iCs/>
          <w:color w:val="538135" w:themeColor="accent6" w:themeShade="BF"/>
        </w:rPr>
        <w:t>per</w:t>
      </w:r>
      <w:r w:rsidRPr="007B05BF">
        <w:rPr>
          <w:i/>
          <w:iCs/>
          <w:color w:val="538135" w:themeColor="accent6" w:themeShade="BF"/>
        </w:rPr>
        <w:t xml:space="preserve"> columns</w:t>
      </w:r>
    </w:p>
    <w:p w14:paraId="0140BDD6" w14:textId="4F0F900C" w:rsidR="00ED3234" w:rsidRDefault="00ED3234" w:rsidP="001A09E7">
      <w:pPr>
        <w:pStyle w:val="NoSpacing"/>
        <w:ind w:firstLine="0"/>
      </w:pPr>
      <w:r w:rsidRPr="001A09E7">
        <w:t>missing_percentage</w:t>
      </w:r>
      <w:r w:rsidR="001A4027" w:rsidRPr="001A09E7">
        <w:t>_per_column</w:t>
      </w:r>
      <w:r w:rsidRPr="001A09E7">
        <w:t xml:space="preserve"> &lt;- (missing_per_column / total_</w:t>
      </w:r>
      <w:r w:rsidR="001A4027" w:rsidRPr="001A09E7">
        <w:t>rows</w:t>
      </w:r>
      <w:r w:rsidRPr="001A09E7">
        <w:t xml:space="preserve">) </w:t>
      </w:r>
      <w:r w:rsidRPr="00086465">
        <w:t xml:space="preserve">* </w:t>
      </w:r>
      <w:r w:rsidRPr="00A0521C">
        <w:rPr>
          <w:color w:val="0000FF"/>
        </w:rPr>
        <w:t xml:space="preserve">100 </w:t>
      </w:r>
    </w:p>
    <w:p w14:paraId="4936DF5A" w14:textId="77777777" w:rsidR="001A09E7" w:rsidRPr="007B05BF" w:rsidRDefault="00ED3234" w:rsidP="001D199C">
      <w:pPr>
        <w:pStyle w:val="NoSpacing"/>
        <w:rPr>
          <w:color w:val="538135" w:themeColor="accent6" w:themeShade="BF"/>
        </w:rPr>
      </w:pPr>
      <w:r w:rsidRPr="007B05BF">
        <w:rPr>
          <w:i/>
          <w:iCs/>
          <w:color w:val="538135" w:themeColor="accent6" w:themeShade="BF"/>
        </w:rPr>
        <w:t># Print results</w:t>
      </w:r>
    </w:p>
    <w:p w14:paraId="29EF2067" w14:textId="637CE3AA" w:rsidR="00ED3234" w:rsidRPr="00474690" w:rsidRDefault="00ED3234" w:rsidP="001A09E7">
      <w:pPr>
        <w:pStyle w:val="NoSpacing"/>
        <w:ind w:firstLine="0"/>
      </w:pPr>
      <w:r w:rsidRPr="00474690">
        <w:t>print(missing_percentage</w:t>
      </w:r>
      <w:r w:rsidR="001A4027" w:rsidRPr="00474690">
        <w:t>_per_column</w:t>
      </w:r>
      <w:r w:rsidRPr="00474690">
        <w:t>)</w:t>
      </w:r>
    </w:p>
    <w:p w14:paraId="281ACC32" w14:textId="77777777" w:rsidR="006B347D" w:rsidRDefault="006B347D" w:rsidP="001D199C">
      <w:pPr>
        <w:pStyle w:val="NoSpacing"/>
      </w:pPr>
    </w:p>
    <w:p w14:paraId="59A4E51D" w14:textId="58F119E1" w:rsidR="003A40D8" w:rsidRPr="007B05BF" w:rsidRDefault="00D622A9" w:rsidP="001D199C">
      <w:pPr>
        <w:pStyle w:val="NoSpacing"/>
        <w:rPr>
          <w:color w:val="538135" w:themeColor="accent6" w:themeShade="BF"/>
        </w:rPr>
      </w:pPr>
      <w:r w:rsidRPr="007B05BF">
        <w:rPr>
          <w:color w:val="538135" w:themeColor="accent6" w:themeShade="BF"/>
        </w:rPr>
        <w:t xml:space="preserve">#finding the distribution of the </w:t>
      </w:r>
      <w:r w:rsidR="00342675" w:rsidRPr="007B05BF">
        <w:rPr>
          <w:color w:val="538135" w:themeColor="accent6" w:themeShade="BF"/>
        </w:rPr>
        <w:t>Variables using a Histogram</w:t>
      </w:r>
    </w:p>
    <w:p w14:paraId="625D9607" w14:textId="77777777" w:rsidR="0064254B" w:rsidRPr="00474690" w:rsidRDefault="00FC4459" w:rsidP="001D199C">
      <w:pPr>
        <w:pStyle w:val="NoSpacing"/>
      </w:pPr>
      <w:r w:rsidRPr="007B05BF">
        <w:rPr>
          <w:color w:val="538135" w:themeColor="accent6" w:themeShade="BF"/>
        </w:rPr>
        <w:t># Specif</w:t>
      </w:r>
      <w:r w:rsidR="00473695" w:rsidRPr="007B05BF">
        <w:rPr>
          <w:color w:val="538135" w:themeColor="accent6" w:themeShade="BF"/>
        </w:rPr>
        <w:t>i</w:t>
      </w:r>
      <w:r w:rsidR="00BC45C5" w:rsidRPr="007B05BF">
        <w:rPr>
          <w:color w:val="538135" w:themeColor="accent6" w:themeShade="BF"/>
        </w:rPr>
        <w:t>ng</w:t>
      </w:r>
      <w:r w:rsidRPr="007B05BF">
        <w:rPr>
          <w:color w:val="538135" w:themeColor="accent6" w:themeShade="BF"/>
        </w:rPr>
        <w:t xml:space="preserve"> the columns</w:t>
      </w:r>
      <w:r w:rsidR="003A40D8" w:rsidRPr="007B05BF">
        <w:rPr>
          <w:color w:val="538135" w:themeColor="accent6" w:themeShade="BF"/>
        </w:rPr>
        <w:t xml:space="preserve"> with the missing values</w:t>
      </w:r>
      <w:r w:rsidRPr="007B05BF">
        <w:rPr>
          <w:color w:val="538135" w:themeColor="accent6" w:themeShade="BF"/>
        </w:rPr>
        <w:t xml:space="preserve"> </w:t>
      </w:r>
      <w:r w:rsidR="00A529E3" w:rsidRPr="007B05BF">
        <w:rPr>
          <w:color w:val="538135" w:themeColor="accent6" w:themeShade="BF"/>
        </w:rPr>
        <w:br/>
      </w:r>
      <w:r w:rsidRPr="00474690">
        <w:t xml:space="preserve">columns_of_interest &lt;- </w:t>
      </w:r>
    </w:p>
    <w:p w14:paraId="5817DE8B" w14:textId="5FC89ECD" w:rsidR="00FC4459" w:rsidRPr="00FC4459" w:rsidRDefault="00A828E1" w:rsidP="001D199C">
      <w:pPr>
        <w:pStyle w:val="NoSpacing"/>
      </w:pPr>
      <w:r w:rsidRPr="00474690">
        <w:rPr>
          <w:i/>
          <w:iCs/>
        </w:rPr>
        <w:t xml:space="preserve"> </w:t>
      </w:r>
      <w:r w:rsidRPr="00474690">
        <w:t xml:space="preserve">  </w:t>
      </w:r>
      <w:r w:rsidR="00FC4459" w:rsidRPr="00474690">
        <w:t>c("</w:t>
      </w:r>
      <w:r w:rsidR="00FC4459" w:rsidRPr="007B05BF">
        <w:rPr>
          <w:color w:val="538135" w:themeColor="accent6" w:themeShade="BF"/>
        </w:rPr>
        <w:t>Children", "Age", "Income", "Tenure", "Bandwidth_GB_Year</w:t>
      </w:r>
      <w:r w:rsidR="00CE6D10" w:rsidRPr="00474690">
        <w:t>”</w:t>
      </w:r>
      <w:r w:rsidR="00A608CC" w:rsidRPr="00474690">
        <w:t>)</w:t>
      </w:r>
    </w:p>
    <w:p w14:paraId="26C153BD" w14:textId="77777777" w:rsidR="00FC4459" w:rsidRPr="00FC4459" w:rsidRDefault="00FC4459" w:rsidP="001D199C">
      <w:pPr>
        <w:pStyle w:val="NoSpacing"/>
      </w:pPr>
    </w:p>
    <w:p w14:paraId="107A229D" w14:textId="77777777" w:rsidR="00821A8E" w:rsidRPr="007B05BF" w:rsidRDefault="00FC4459" w:rsidP="001D199C">
      <w:pPr>
        <w:pStyle w:val="NoSpacing"/>
        <w:rPr>
          <w:color w:val="538135" w:themeColor="accent6" w:themeShade="BF"/>
        </w:rPr>
      </w:pPr>
      <w:r w:rsidRPr="007B05BF">
        <w:rPr>
          <w:color w:val="538135" w:themeColor="accent6" w:themeShade="BF"/>
        </w:rPr>
        <w:t># Create histograms for each specified column</w:t>
      </w:r>
    </w:p>
    <w:p w14:paraId="26D9F346" w14:textId="3BD5B47E" w:rsidR="00FC4459" w:rsidRPr="00FC4459" w:rsidRDefault="00FC4459" w:rsidP="001D199C">
      <w:pPr>
        <w:pStyle w:val="NoSpacing"/>
      </w:pPr>
      <w:r w:rsidRPr="00CE6D10">
        <w:rPr>
          <w:color w:val="0000FF"/>
        </w:rPr>
        <w:t xml:space="preserve">for </w:t>
      </w:r>
      <w:r w:rsidRPr="00474690">
        <w:t xml:space="preserve">(col </w:t>
      </w:r>
      <w:r w:rsidRPr="00CE6D10">
        <w:rPr>
          <w:color w:val="0000FF"/>
        </w:rPr>
        <w:t xml:space="preserve">in </w:t>
      </w:r>
      <w:r w:rsidRPr="00474690">
        <w:t>columns_of_interest) {</w:t>
      </w:r>
    </w:p>
    <w:p w14:paraId="1CDAFB02" w14:textId="77777777" w:rsidR="00474690" w:rsidRPr="007B05BF" w:rsidRDefault="00FC4459" w:rsidP="0061700B">
      <w:pPr>
        <w:pStyle w:val="NoSpacing"/>
        <w:ind w:firstLine="0"/>
        <w:rPr>
          <w:i/>
          <w:iCs/>
          <w:color w:val="538135" w:themeColor="accent6" w:themeShade="BF"/>
        </w:rPr>
      </w:pPr>
      <w:r w:rsidRPr="007B05BF">
        <w:rPr>
          <w:i/>
          <w:iCs/>
          <w:color w:val="538135" w:themeColor="accent6" w:themeShade="BF"/>
        </w:rPr>
        <w:t># Create histogram including missing values</w:t>
      </w:r>
    </w:p>
    <w:p w14:paraId="2CBCC14C" w14:textId="77777777" w:rsidR="0061700B" w:rsidRPr="00BC51DB" w:rsidRDefault="00B50CBB" w:rsidP="0061700B">
      <w:pPr>
        <w:pStyle w:val="NoSpacing"/>
        <w:ind w:firstLine="0"/>
      </w:pPr>
      <w:r w:rsidRPr="00BC51DB">
        <w:t>c</w:t>
      </w:r>
      <w:r w:rsidR="00FC4459" w:rsidRPr="00BC51DB">
        <w:t xml:space="preserve"> &lt;- ggplot(churn, aes(x = .data[[col]])) +</w:t>
      </w:r>
      <w:r w:rsidR="0051467C" w:rsidRPr="00BC51DB">
        <w:t xml:space="preserve"> </w:t>
      </w:r>
    </w:p>
    <w:p w14:paraId="7F9609C6" w14:textId="77777777" w:rsidR="00821A8E" w:rsidRPr="00BC51DB" w:rsidRDefault="00FC4459" w:rsidP="007B05BF">
      <w:pPr>
        <w:pStyle w:val="NoSpacing"/>
        <w:ind w:firstLine="720"/>
      </w:pPr>
      <w:r w:rsidRPr="00BC51DB">
        <w:t>geom_histogram(fill = "skyblue", color = "black") +</w:t>
      </w:r>
    </w:p>
    <w:p w14:paraId="5DC8879A" w14:textId="77777777" w:rsidR="00821A8E" w:rsidRDefault="00FC4459" w:rsidP="00821A8E">
      <w:pPr>
        <w:pStyle w:val="NoSpacing"/>
        <w:ind w:firstLine="180"/>
      </w:pPr>
      <w:r w:rsidRPr="00BC51DB">
        <w:t>labs(title = paste(</w:t>
      </w:r>
      <w:r w:rsidRPr="004B77D0">
        <w:rPr>
          <w:color w:val="538135" w:themeColor="accent6" w:themeShade="BF"/>
        </w:rPr>
        <w:t>"Histogram of"</w:t>
      </w:r>
      <w:r w:rsidRPr="00BC51DB">
        <w:t>,</w:t>
      </w:r>
      <w:r w:rsidRPr="00FC4459">
        <w:t xml:space="preserve"> </w:t>
      </w:r>
      <w:r w:rsidRPr="00BC51DB">
        <w:t xml:space="preserve">col), </w:t>
      </w:r>
    </w:p>
    <w:p w14:paraId="3A9E2936" w14:textId="77777777" w:rsidR="00821A8E" w:rsidRPr="00BC51DB" w:rsidRDefault="00FC4459" w:rsidP="00821A8E">
      <w:pPr>
        <w:pStyle w:val="NoSpacing"/>
        <w:ind w:firstLine="720"/>
      </w:pPr>
      <w:r w:rsidRPr="00BC51DB">
        <w:t xml:space="preserve">x = col, </w:t>
      </w:r>
    </w:p>
    <w:p w14:paraId="2A26E8BF" w14:textId="77777777" w:rsidR="00821A8E" w:rsidRDefault="00FC4459" w:rsidP="00821A8E">
      <w:pPr>
        <w:pStyle w:val="NoSpacing"/>
        <w:ind w:firstLine="720"/>
      </w:pPr>
      <w:r w:rsidRPr="00BC51DB">
        <w:t xml:space="preserve">y = </w:t>
      </w:r>
      <w:r w:rsidRPr="004F6973">
        <w:rPr>
          <w:color w:val="538135" w:themeColor="accent6" w:themeShade="BF"/>
        </w:rPr>
        <w:t>"Frequency"</w:t>
      </w:r>
      <w:r w:rsidRPr="00BC51DB">
        <w:t>) +</w:t>
      </w:r>
    </w:p>
    <w:p w14:paraId="738591FD" w14:textId="77777777" w:rsidR="00BC51DB" w:rsidRPr="00BC51DB" w:rsidRDefault="00FC4459" w:rsidP="00BC51DB">
      <w:pPr>
        <w:pStyle w:val="NoSpacing"/>
        <w:ind w:firstLine="180"/>
      </w:pPr>
      <w:r w:rsidRPr="00BC51DB">
        <w:t>theme_minimal() +</w:t>
      </w:r>
    </w:p>
    <w:p w14:paraId="4BEB2EDD" w14:textId="0369238D" w:rsidR="00FC4459" w:rsidRPr="00FC4459" w:rsidRDefault="00FC4459" w:rsidP="00BC51DB">
      <w:pPr>
        <w:pStyle w:val="NoSpacing"/>
        <w:ind w:firstLine="180"/>
      </w:pPr>
      <w:r w:rsidRPr="00BC51DB">
        <w:t>theme(plot.title = element_text(hjust =</w:t>
      </w:r>
      <w:r w:rsidRPr="00FC4459">
        <w:t xml:space="preserve"> </w:t>
      </w:r>
      <w:r w:rsidRPr="00B50CBB">
        <w:rPr>
          <w:color w:val="0000FF"/>
        </w:rPr>
        <w:t>0.5</w:t>
      </w:r>
      <w:r w:rsidRPr="00BC51DB">
        <w:t>))</w:t>
      </w:r>
    </w:p>
    <w:p w14:paraId="75F7314E" w14:textId="77777777" w:rsidR="00E43474" w:rsidRDefault="00FC4459" w:rsidP="00E43474">
      <w:pPr>
        <w:pStyle w:val="NoSpacing"/>
        <w:ind w:firstLine="0"/>
      </w:pPr>
      <w:r w:rsidRPr="007B05BF">
        <w:rPr>
          <w:color w:val="538135" w:themeColor="accent6" w:themeShade="BF"/>
        </w:rPr>
        <w:t># Print the histogram</w:t>
      </w:r>
      <w:r w:rsidR="005656F9">
        <w:br/>
      </w:r>
      <w:r w:rsidRPr="00BC51DB">
        <w:t>print(</w:t>
      </w:r>
      <w:r w:rsidR="00B50CBB" w:rsidRPr="00BC51DB">
        <w:t>c</w:t>
      </w:r>
      <w:r w:rsidRPr="00BC51DB">
        <w:t>)</w:t>
      </w:r>
    </w:p>
    <w:p w14:paraId="2ADAB583" w14:textId="0294979A" w:rsidR="004637CE" w:rsidRDefault="00FC4459" w:rsidP="00E43474">
      <w:pPr>
        <w:pStyle w:val="NoSpacing"/>
      </w:pPr>
      <w:r w:rsidRPr="00BC51DB">
        <w:t>}</w:t>
      </w:r>
    </w:p>
    <w:p w14:paraId="03CB6067" w14:textId="5922F147" w:rsidR="00746AC3" w:rsidRPr="007B05BF" w:rsidRDefault="00746AC3" w:rsidP="001D199C">
      <w:pPr>
        <w:pStyle w:val="NoSpacing"/>
        <w:rPr>
          <w:color w:val="538135" w:themeColor="accent6" w:themeShade="BF"/>
        </w:rPr>
      </w:pPr>
      <w:r w:rsidRPr="007B05BF">
        <w:rPr>
          <w:color w:val="538135" w:themeColor="accent6" w:themeShade="BF"/>
        </w:rPr>
        <w:t># Create histogram-like plot for the Techie column using counts</w:t>
      </w:r>
    </w:p>
    <w:p w14:paraId="1BA0EC2C" w14:textId="77777777" w:rsidR="00E43474" w:rsidRPr="0081502C" w:rsidRDefault="00746AC3" w:rsidP="007B05BF">
      <w:pPr>
        <w:pStyle w:val="NoSpacing"/>
        <w:ind w:firstLine="0"/>
      </w:pPr>
      <w:r w:rsidRPr="0081502C">
        <w:t xml:space="preserve">t &lt;- ggplot(churn, aes(x = Techie)) + </w:t>
      </w:r>
    </w:p>
    <w:p w14:paraId="62A48144" w14:textId="77777777" w:rsidR="00E43474" w:rsidRPr="0081502C" w:rsidRDefault="00746AC3" w:rsidP="007B05BF">
      <w:pPr>
        <w:pStyle w:val="NoSpacing"/>
        <w:ind w:firstLine="720"/>
      </w:pPr>
      <w:r w:rsidRPr="0081502C">
        <w:t xml:space="preserve">geom_bar(fill = "skyblue", </w:t>
      </w:r>
    </w:p>
    <w:p w14:paraId="7B09ADE1" w14:textId="15B1D77D" w:rsidR="003F7E04" w:rsidRPr="0081502C" w:rsidRDefault="00746AC3" w:rsidP="007B05BF">
      <w:pPr>
        <w:pStyle w:val="NoSpacing"/>
        <w:ind w:left="2160" w:firstLine="720"/>
      </w:pPr>
      <w:r w:rsidRPr="0081502C">
        <w:t xml:space="preserve">color = "black", </w:t>
      </w:r>
    </w:p>
    <w:p w14:paraId="16D41B88" w14:textId="77777777" w:rsidR="00C85D41" w:rsidRDefault="00746AC3" w:rsidP="007B05BF">
      <w:pPr>
        <w:pStyle w:val="NoSpacing"/>
        <w:ind w:left="2160" w:firstLine="720"/>
      </w:pPr>
      <w:r w:rsidRPr="0081502C">
        <w:t xml:space="preserve">na.rm = </w:t>
      </w:r>
      <w:r w:rsidRPr="003F7E04">
        <w:rPr>
          <w:color w:val="0000FF"/>
        </w:rPr>
        <w:t>TRUE</w:t>
      </w:r>
      <w:r>
        <w:t xml:space="preserve">) </w:t>
      </w:r>
      <w:r w:rsidRPr="0081502C">
        <w:t xml:space="preserve">+  </w:t>
      </w:r>
      <w:r w:rsidRPr="007B05BF">
        <w:rPr>
          <w:color w:val="538135" w:themeColor="accent6" w:themeShade="BF"/>
        </w:rPr>
        <w:t># Exclude missing values</w:t>
      </w:r>
    </w:p>
    <w:p w14:paraId="70822204" w14:textId="47B5719B" w:rsidR="003F7E04" w:rsidRDefault="00746AC3" w:rsidP="007B05BF">
      <w:pPr>
        <w:pStyle w:val="NoSpacing"/>
        <w:ind w:firstLine="720"/>
      </w:pPr>
      <w:r w:rsidRPr="00F52C06">
        <w:t xml:space="preserve">labs(title = </w:t>
      </w:r>
      <w:r w:rsidRPr="003F7E04">
        <w:rPr>
          <w:color w:val="538135" w:themeColor="accent6" w:themeShade="BF"/>
        </w:rPr>
        <w:t>"</w:t>
      </w:r>
      <w:r w:rsidR="00CF2A6B" w:rsidRPr="003F7E04">
        <w:rPr>
          <w:color w:val="538135" w:themeColor="accent6" w:themeShade="BF"/>
        </w:rPr>
        <w:t>Bar</w:t>
      </w:r>
      <w:r w:rsidRPr="003F7E04">
        <w:rPr>
          <w:color w:val="538135" w:themeColor="accent6" w:themeShade="BF"/>
        </w:rPr>
        <w:t xml:space="preserve"> Plot of Techie"</w:t>
      </w:r>
      <w:r w:rsidRPr="00F52C06">
        <w:t>,</w:t>
      </w:r>
      <w:r>
        <w:t xml:space="preserve"> </w:t>
      </w:r>
    </w:p>
    <w:p w14:paraId="59D46275" w14:textId="77777777" w:rsidR="00C85D41" w:rsidRDefault="00746AC3" w:rsidP="007B05BF">
      <w:pPr>
        <w:pStyle w:val="NoSpacing"/>
        <w:ind w:left="2160" w:firstLine="720"/>
      </w:pPr>
      <w:r w:rsidRPr="0081502C">
        <w:t xml:space="preserve">x = </w:t>
      </w:r>
      <w:r w:rsidRPr="003F7E04">
        <w:rPr>
          <w:color w:val="538135" w:themeColor="accent6" w:themeShade="BF"/>
        </w:rPr>
        <w:t>"Techie"</w:t>
      </w:r>
      <w:r>
        <w:t xml:space="preserve">, </w:t>
      </w:r>
      <w:r w:rsidRPr="0081502C">
        <w:t xml:space="preserve">y = </w:t>
      </w:r>
      <w:r w:rsidRPr="003F7E04">
        <w:rPr>
          <w:color w:val="538135" w:themeColor="accent6" w:themeShade="BF"/>
        </w:rPr>
        <w:t>"Count"</w:t>
      </w:r>
      <w:r>
        <w:t>) +</w:t>
      </w:r>
    </w:p>
    <w:p w14:paraId="659B00BF" w14:textId="77777777" w:rsidR="00C85D41" w:rsidRPr="0081502C" w:rsidRDefault="00746AC3" w:rsidP="00C85D41">
      <w:pPr>
        <w:pStyle w:val="NoSpacing"/>
        <w:ind w:firstLine="720"/>
      </w:pPr>
      <w:r w:rsidRPr="0081502C">
        <w:t>theme_minimal() +</w:t>
      </w:r>
    </w:p>
    <w:p w14:paraId="67D608AB" w14:textId="691855A8" w:rsidR="00746AC3" w:rsidRDefault="00746AC3" w:rsidP="007B05BF">
      <w:pPr>
        <w:pStyle w:val="NoSpacing"/>
        <w:ind w:firstLine="720"/>
      </w:pPr>
      <w:r w:rsidRPr="0081502C">
        <w:t xml:space="preserve">theme(plot.title = element_text(hjust = </w:t>
      </w:r>
      <w:r w:rsidRPr="003F7E04">
        <w:rPr>
          <w:color w:val="0000FF"/>
        </w:rPr>
        <w:t>0.5</w:t>
      </w:r>
      <w:r>
        <w:t>))</w:t>
      </w:r>
    </w:p>
    <w:p w14:paraId="612E985E" w14:textId="77777777" w:rsidR="007B05BF" w:rsidRDefault="00746AC3" w:rsidP="007B05BF">
      <w:pPr>
        <w:pStyle w:val="NoSpacing"/>
      </w:pPr>
      <w:r w:rsidRPr="007B05BF">
        <w:rPr>
          <w:color w:val="538135" w:themeColor="accent6" w:themeShade="BF"/>
        </w:rPr>
        <w:t># Print the plot</w:t>
      </w:r>
    </w:p>
    <w:p w14:paraId="356B7A1F" w14:textId="410468A0" w:rsidR="00746AC3" w:rsidRDefault="00746AC3" w:rsidP="007B05BF">
      <w:pPr>
        <w:pStyle w:val="NoSpacing"/>
        <w:ind w:firstLine="0"/>
      </w:pPr>
      <w:r w:rsidRPr="00F52C06">
        <w:t>print(t)</w:t>
      </w:r>
    </w:p>
    <w:p w14:paraId="7738BED1" w14:textId="4470E567" w:rsidR="00746AC3" w:rsidRPr="00A51A0C" w:rsidRDefault="00A51A0C" w:rsidP="00A51A0C">
      <w:pPr>
        <w:pStyle w:val="NoSpacing"/>
      </w:pPr>
      <w:r w:rsidRPr="00A51A0C">
        <w:t>}</w:t>
      </w:r>
    </w:p>
    <w:p w14:paraId="5A04F8B5" w14:textId="77777777" w:rsidR="0051163B" w:rsidRPr="007B05BF" w:rsidRDefault="00746AC3" w:rsidP="001D199C">
      <w:pPr>
        <w:pStyle w:val="NoSpacing"/>
        <w:rPr>
          <w:color w:val="538135" w:themeColor="accent6" w:themeShade="BF"/>
        </w:rPr>
      </w:pPr>
      <w:r w:rsidRPr="007B05BF">
        <w:rPr>
          <w:color w:val="538135" w:themeColor="accent6" w:themeShade="BF"/>
        </w:rPr>
        <w:t># Create histogram-like plot for the Phone column using counts</w:t>
      </w:r>
    </w:p>
    <w:p w14:paraId="1FF65F3C" w14:textId="2E3C4A8E" w:rsidR="003F7E04" w:rsidRPr="00A51A0C" w:rsidRDefault="00746AC3" w:rsidP="007B05BF">
      <w:pPr>
        <w:pStyle w:val="NoSpacing"/>
        <w:ind w:firstLine="0"/>
      </w:pPr>
      <w:r w:rsidRPr="00A51A0C">
        <w:t xml:space="preserve">p &lt;- ggplot(churn, aes(x = Phone)) + </w:t>
      </w:r>
    </w:p>
    <w:p w14:paraId="1EFA4607" w14:textId="0C1F185D" w:rsidR="003F7E04" w:rsidRPr="00A51A0C" w:rsidRDefault="00746AC3" w:rsidP="007B05BF">
      <w:pPr>
        <w:pStyle w:val="NoSpacing"/>
        <w:ind w:firstLine="720"/>
      </w:pPr>
      <w:r w:rsidRPr="00A51A0C">
        <w:t xml:space="preserve">geom_bar(fill = "skyblue", </w:t>
      </w:r>
    </w:p>
    <w:p w14:paraId="4D499017" w14:textId="77777777" w:rsidR="0051163B" w:rsidRPr="00A51A0C" w:rsidRDefault="00746AC3" w:rsidP="007B05BF">
      <w:pPr>
        <w:pStyle w:val="NoSpacing"/>
        <w:ind w:left="2160" w:firstLine="720"/>
      </w:pPr>
      <w:r w:rsidRPr="00A51A0C">
        <w:t xml:space="preserve">color = "black", </w:t>
      </w:r>
    </w:p>
    <w:p w14:paraId="16B7C6E7" w14:textId="77777777" w:rsidR="0051163B" w:rsidRDefault="00746AC3" w:rsidP="007B05BF">
      <w:pPr>
        <w:pStyle w:val="NoSpacing"/>
        <w:ind w:left="2160" w:firstLine="720"/>
      </w:pPr>
      <w:r w:rsidRPr="00A51A0C">
        <w:t xml:space="preserve">na.rm = </w:t>
      </w:r>
      <w:r w:rsidRPr="003F7E04">
        <w:rPr>
          <w:color w:val="0000FF"/>
        </w:rPr>
        <w:t>TRUE</w:t>
      </w:r>
      <w:r>
        <w:t>) +  # Exclude missing values</w:t>
      </w:r>
    </w:p>
    <w:p w14:paraId="22F83450" w14:textId="77777777" w:rsidR="00E1011C" w:rsidRDefault="00746AC3" w:rsidP="007B05BF">
      <w:pPr>
        <w:pStyle w:val="NoSpacing"/>
        <w:ind w:firstLine="720"/>
      </w:pPr>
      <w:r w:rsidRPr="00A51A0C">
        <w:t xml:space="preserve">labs(title = </w:t>
      </w:r>
      <w:r w:rsidRPr="007B05BF">
        <w:rPr>
          <w:color w:val="538135" w:themeColor="accent6" w:themeShade="BF"/>
        </w:rPr>
        <w:t>"</w:t>
      </w:r>
      <w:r w:rsidR="00CF2A6B" w:rsidRPr="007B05BF">
        <w:rPr>
          <w:color w:val="538135" w:themeColor="accent6" w:themeShade="BF"/>
        </w:rPr>
        <w:t>Bar</w:t>
      </w:r>
      <w:r w:rsidRPr="007B05BF">
        <w:rPr>
          <w:color w:val="538135" w:themeColor="accent6" w:themeShade="BF"/>
        </w:rPr>
        <w:t xml:space="preserve"> Plot of Phone</w:t>
      </w:r>
      <w:r w:rsidRPr="0051163B">
        <w:t>"</w:t>
      </w:r>
      <w:r w:rsidRPr="00A51A0C">
        <w:t>,</w:t>
      </w:r>
      <w:r>
        <w:t xml:space="preserve"> </w:t>
      </w:r>
    </w:p>
    <w:p w14:paraId="0732A41D" w14:textId="77777777" w:rsidR="00E1011C" w:rsidRDefault="00746AC3" w:rsidP="007B05BF">
      <w:pPr>
        <w:pStyle w:val="NoSpacing"/>
        <w:ind w:left="2160" w:firstLine="720"/>
      </w:pPr>
      <w:r w:rsidRPr="00A51A0C">
        <w:t xml:space="preserve">x = </w:t>
      </w:r>
      <w:r w:rsidRPr="0051163B">
        <w:t>"</w:t>
      </w:r>
      <w:r w:rsidRPr="007B05BF">
        <w:rPr>
          <w:color w:val="538135" w:themeColor="accent6" w:themeShade="BF"/>
        </w:rPr>
        <w:t>Phone</w:t>
      </w:r>
      <w:r w:rsidRPr="0051163B">
        <w:t xml:space="preserve">", </w:t>
      </w:r>
      <w:r w:rsidRPr="00A51A0C">
        <w:t>y =</w:t>
      </w:r>
      <w:r>
        <w:t xml:space="preserve"> </w:t>
      </w:r>
      <w:r w:rsidRPr="0051163B">
        <w:t>"</w:t>
      </w:r>
      <w:r w:rsidRPr="007B05BF">
        <w:rPr>
          <w:color w:val="538135" w:themeColor="accent6" w:themeShade="BF"/>
        </w:rPr>
        <w:t>Count</w:t>
      </w:r>
      <w:r w:rsidRPr="0051163B">
        <w:t xml:space="preserve">") </w:t>
      </w:r>
      <w:r>
        <w:t>+</w:t>
      </w:r>
    </w:p>
    <w:p w14:paraId="554558E0" w14:textId="1F4723BC" w:rsidR="00746AC3" w:rsidRDefault="00746AC3" w:rsidP="007B05BF">
      <w:pPr>
        <w:pStyle w:val="NoSpacing"/>
        <w:ind w:left="2160" w:firstLine="0"/>
      </w:pPr>
      <w:r w:rsidRPr="00A51A0C">
        <w:t>theme_minimal() +</w:t>
      </w:r>
      <w:r w:rsidR="002C5368" w:rsidRPr="00A51A0C">
        <w:br/>
      </w:r>
      <w:r w:rsidRPr="00A51A0C">
        <w:t xml:space="preserve">theme(plot.title = element_text(hjust = </w:t>
      </w:r>
      <w:r w:rsidRPr="003F7E04">
        <w:rPr>
          <w:color w:val="0000FF"/>
        </w:rPr>
        <w:t>0.5</w:t>
      </w:r>
      <w:r>
        <w:t>))</w:t>
      </w:r>
    </w:p>
    <w:p w14:paraId="2D2F7BCA" w14:textId="0F0E9E84" w:rsidR="00746AC3" w:rsidRDefault="00746AC3" w:rsidP="001D199C">
      <w:pPr>
        <w:pStyle w:val="NoSpacing"/>
      </w:pPr>
      <w:r w:rsidRPr="007B05BF">
        <w:rPr>
          <w:color w:val="538135" w:themeColor="accent6" w:themeShade="BF"/>
        </w:rPr>
        <w:t># Print the histogram</w:t>
      </w:r>
      <w:r w:rsidR="002C5368">
        <w:br/>
      </w:r>
      <w:r w:rsidRPr="00A51A0C">
        <w:t>print(p)</w:t>
      </w:r>
    </w:p>
    <w:p w14:paraId="73E926A4" w14:textId="77777777" w:rsidR="00FF5EBA" w:rsidRPr="007B05BF" w:rsidRDefault="00746AC3" w:rsidP="001D199C">
      <w:pPr>
        <w:pStyle w:val="NoSpacing"/>
        <w:rPr>
          <w:color w:val="538135" w:themeColor="accent6" w:themeShade="BF"/>
        </w:rPr>
      </w:pPr>
      <w:r w:rsidRPr="007B05BF">
        <w:rPr>
          <w:color w:val="538135" w:themeColor="accent6" w:themeShade="BF"/>
        </w:rPr>
        <w:t># Create histogram-like plot for the TechSupport column using counts</w:t>
      </w:r>
    </w:p>
    <w:p w14:paraId="07192F53" w14:textId="77777777" w:rsidR="00EC0C29" w:rsidRDefault="00746AC3" w:rsidP="00EC0C29">
      <w:pPr>
        <w:pStyle w:val="NoSpacing"/>
        <w:ind w:firstLine="0"/>
      </w:pPr>
      <w:r w:rsidRPr="00A51A0C">
        <w:t xml:space="preserve">s &lt;- ggplot(churn, aes(x = TechSupport)) + </w:t>
      </w:r>
    </w:p>
    <w:p w14:paraId="08A628A5" w14:textId="0CCF4866" w:rsidR="00FF5EBA" w:rsidRPr="00A51A0C" w:rsidRDefault="00746AC3" w:rsidP="00EC0C29">
      <w:pPr>
        <w:pStyle w:val="NoSpacing"/>
        <w:ind w:firstLine="720"/>
      </w:pPr>
      <w:r w:rsidRPr="00A51A0C">
        <w:t xml:space="preserve">geom_bar(fill = "skyblue", </w:t>
      </w:r>
    </w:p>
    <w:p w14:paraId="2CBF8779" w14:textId="77777777" w:rsidR="00C922E6" w:rsidRPr="00A51A0C" w:rsidRDefault="00746AC3" w:rsidP="00EC0C29">
      <w:pPr>
        <w:pStyle w:val="NoSpacing"/>
        <w:ind w:firstLine="720"/>
      </w:pPr>
      <w:r w:rsidRPr="00A51A0C">
        <w:t xml:space="preserve">color = "black", </w:t>
      </w:r>
    </w:p>
    <w:p w14:paraId="1C4E6717" w14:textId="77777777" w:rsidR="00C922E6" w:rsidRDefault="00746AC3" w:rsidP="0079574D">
      <w:pPr>
        <w:pStyle w:val="NoSpacing"/>
        <w:ind w:firstLine="720"/>
      </w:pPr>
      <w:r w:rsidRPr="00A51A0C">
        <w:t xml:space="preserve">na.rm = </w:t>
      </w:r>
      <w:r w:rsidRPr="003F7E04">
        <w:rPr>
          <w:color w:val="0000FF"/>
        </w:rPr>
        <w:t>TRUE</w:t>
      </w:r>
      <w:r>
        <w:t>) +  # Exclude missing values</w:t>
      </w:r>
      <w:r w:rsidR="00E54193">
        <w:br/>
      </w:r>
      <w:r w:rsidRPr="00A51A0C">
        <w:t xml:space="preserve">labs(title = </w:t>
      </w:r>
      <w:r w:rsidRPr="0051163B">
        <w:rPr>
          <w:color w:val="538135" w:themeColor="accent6" w:themeShade="BF"/>
        </w:rPr>
        <w:t>"</w:t>
      </w:r>
      <w:r w:rsidR="00CF2A6B" w:rsidRPr="0051163B">
        <w:rPr>
          <w:color w:val="538135" w:themeColor="accent6" w:themeShade="BF"/>
        </w:rPr>
        <w:t>Bar</w:t>
      </w:r>
      <w:r w:rsidRPr="0051163B">
        <w:rPr>
          <w:color w:val="538135" w:themeColor="accent6" w:themeShade="BF"/>
        </w:rPr>
        <w:t xml:space="preserve"> Plot of TechSupport"</w:t>
      </w:r>
      <w:r w:rsidRPr="00A51A0C">
        <w:t>,</w:t>
      </w:r>
      <w:r>
        <w:t xml:space="preserve"> </w:t>
      </w:r>
    </w:p>
    <w:p w14:paraId="52F45503" w14:textId="77777777" w:rsidR="00C922E6" w:rsidRDefault="00746AC3" w:rsidP="0079574D">
      <w:pPr>
        <w:pStyle w:val="NoSpacing"/>
        <w:ind w:firstLine="720"/>
      </w:pPr>
      <w:r w:rsidRPr="00A51A0C">
        <w:t xml:space="preserve">x = </w:t>
      </w:r>
      <w:r w:rsidRPr="0051163B">
        <w:t>"</w:t>
      </w:r>
      <w:r w:rsidRPr="007B05BF">
        <w:rPr>
          <w:color w:val="538135" w:themeColor="accent6" w:themeShade="BF"/>
        </w:rPr>
        <w:t>TechSupport</w:t>
      </w:r>
      <w:r w:rsidRPr="0051163B">
        <w:t>"</w:t>
      </w:r>
      <w:r w:rsidRPr="00A51A0C">
        <w:t xml:space="preserve">, y = </w:t>
      </w:r>
      <w:r w:rsidRPr="0051163B">
        <w:t>"</w:t>
      </w:r>
      <w:r w:rsidRPr="007B05BF">
        <w:rPr>
          <w:color w:val="538135" w:themeColor="accent6" w:themeShade="BF"/>
        </w:rPr>
        <w:t>Count</w:t>
      </w:r>
      <w:r w:rsidRPr="0051163B">
        <w:t xml:space="preserve">") </w:t>
      </w:r>
      <w:r w:rsidRPr="00A51A0C">
        <w:t>+</w:t>
      </w:r>
    </w:p>
    <w:p w14:paraId="55845C0E" w14:textId="77777777" w:rsidR="00C922E6" w:rsidRPr="00A51A0C" w:rsidRDefault="00746AC3" w:rsidP="0079574D">
      <w:pPr>
        <w:pStyle w:val="NoSpacing"/>
        <w:ind w:firstLine="0"/>
      </w:pPr>
      <w:r w:rsidRPr="00A51A0C">
        <w:t>theme_minimal() +</w:t>
      </w:r>
    </w:p>
    <w:p w14:paraId="17268678" w14:textId="57C256AF" w:rsidR="00746AC3" w:rsidRDefault="00746AC3" w:rsidP="0079574D">
      <w:pPr>
        <w:pStyle w:val="NoSpacing"/>
        <w:ind w:firstLine="0"/>
      </w:pPr>
      <w:r w:rsidRPr="00A51A0C">
        <w:t xml:space="preserve">theme(plot.title = element_text(hjust = </w:t>
      </w:r>
      <w:r w:rsidRPr="003F7E04">
        <w:rPr>
          <w:color w:val="0000FF"/>
        </w:rPr>
        <w:t>0.5</w:t>
      </w:r>
      <w:r w:rsidRPr="00A51A0C">
        <w:t>))</w:t>
      </w:r>
    </w:p>
    <w:p w14:paraId="22C59340" w14:textId="77777777" w:rsidR="00A51A0C" w:rsidRDefault="00746AC3" w:rsidP="00A51A0C">
      <w:pPr>
        <w:pStyle w:val="NoSpacing"/>
      </w:pPr>
      <w:r w:rsidRPr="00A50493">
        <w:rPr>
          <w:color w:val="538135" w:themeColor="accent6" w:themeShade="BF"/>
        </w:rPr>
        <w:t># Print the histogram</w:t>
      </w:r>
      <w:r w:rsidR="00E54193" w:rsidRPr="00A50493">
        <w:rPr>
          <w:color w:val="538135" w:themeColor="accent6" w:themeShade="BF"/>
        </w:rPr>
        <w:br/>
      </w:r>
      <w:r w:rsidRPr="00A51A0C">
        <w:t>print(s)</w:t>
      </w:r>
      <w:r w:rsidR="00A51A0C" w:rsidRPr="00A51A0C">
        <w:t xml:space="preserve"> </w:t>
      </w:r>
    </w:p>
    <w:p w14:paraId="4865FAC3" w14:textId="0E5EEDF8" w:rsidR="00C83C38" w:rsidRPr="00C83C38" w:rsidRDefault="00C943DB" w:rsidP="00CB0BBA">
      <w:pPr>
        <w:pStyle w:val="Heading5"/>
      </w:pPr>
      <w:r>
        <w:t>Outliers:</w:t>
      </w:r>
      <w:r w:rsidR="00993D42">
        <w:t xml:space="preserve"> </w:t>
      </w:r>
    </w:p>
    <w:p w14:paraId="245C57EC" w14:textId="7AC318E9" w:rsidR="00697FFE" w:rsidRPr="007B05BF" w:rsidRDefault="00697FFE" w:rsidP="001D199C">
      <w:pPr>
        <w:pStyle w:val="NoSpacing"/>
        <w:rPr>
          <w:color w:val="538135" w:themeColor="accent6" w:themeShade="BF"/>
        </w:rPr>
      </w:pPr>
      <w:r w:rsidRPr="007B05BF">
        <w:rPr>
          <w:color w:val="538135" w:themeColor="accent6" w:themeShade="BF"/>
        </w:rPr>
        <w:t>#Finding the Outliers</w:t>
      </w:r>
      <w:r w:rsidR="00D53E73" w:rsidRPr="007B05BF">
        <w:rPr>
          <w:color w:val="538135" w:themeColor="accent6" w:themeShade="BF"/>
        </w:rPr>
        <w:t xml:space="preserve"> </w:t>
      </w:r>
      <w:sdt>
        <w:sdtPr>
          <w:rPr>
            <w:color w:val="538135" w:themeColor="accent6" w:themeShade="BF"/>
          </w:rPr>
          <w:id w:val="-26805887"/>
          <w:citation/>
        </w:sdtPr>
        <w:sdtEndPr>
          <w:rPr>
            <w:color w:val="538135" w:themeColor="accent6" w:themeShade="BF"/>
          </w:rPr>
        </w:sdtEndPr>
        <w:sdtContent>
          <w:r w:rsidR="00D53E73" w:rsidRPr="007B05BF">
            <w:rPr>
              <w:color w:val="538135" w:themeColor="accent6" w:themeShade="BF"/>
            </w:rPr>
            <w:fldChar w:fldCharType="begin"/>
          </w:r>
          <w:r w:rsidR="00D53E73" w:rsidRPr="007B05BF">
            <w:rPr>
              <w:color w:val="538135" w:themeColor="accent6" w:themeShade="BF"/>
            </w:rPr>
            <w:instrText xml:space="preserve"> CITATION Ant20 \l 1033 </w:instrText>
          </w:r>
          <w:r w:rsidR="00D53E73" w:rsidRPr="007B05BF">
            <w:rPr>
              <w:color w:val="538135" w:themeColor="accent6" w:themeShade="BF"/>
            </w:rPr>
            <w:fldChar w:fldCharType="separate"/>
          </w:r>
          <w:r w:rsidR="00BA704E" w:rsidRPr="007B05BF">
            <w:rPr>
              <w:noProof/>
              <w:color w:val="538135" w:themeColor="accent6" w:themeShade="BF"/>
            </w:rPr>
            <w:t>(Soetewey, 2020)</w:t>
          </w:r>
          <w:r w:rsidR="00D53E73" w:rsidRPr="007B05BF">
            <w:rPr>
              <w:color w:val="538135" w:themeColor="accent6" w:themeShade="BF"/>
            </w:rPr>
            <w:fldChar w:fldCharType="end"/>
          </w:r>
        </w:sdtContent>
      </w:sdt>
    </w:p>
    <w:p w14:paraId="691B18DE" w14:textId="77777777" w:rsidR="00EF7855" w:rsidRPr="007B05BF" w:rsidRDefault="00EF7855" w:rsidP="001D199C">
      <w:pPr>
        <w:pStyle w:val="NoSpacing"/>
        <w:rPr>
          <w:color w:val="538135" w:themeColor="accent6" w:themeShade="BF"/>
        </w:rPr>
      </w:pPr>
      <w:r w:rsidRPr="007B05BF">
        <w:rPr>
          <w:color w:val="538135" w:themeColor="accent6" w:themeShade="BF"/>
        </w:rPr>
        <w:t>#Finding the Outliers</w:t>
      </w:r>
    </w:p>
    <w:p w14:paraId="4F95E1F3" w14:textId="77777777" w:rsidR="00697FFE" w:rsidRPr="007B05BF" w:rsidRDefault="00697FFE" w:rsidP="001D199C">
      <w:pPr>
        <w:pStyle w:val="NoSpacing"/>
        <w:rPr>
          <w:color w:val="538135" w:themeColor="accent6" w:themeShade="BF"/>
        </w:rPr>
      </w:pPr>
      <w:r w:rsidRPr="007B05BF">
        <w:rPr>
          <w:color w:val="538135" w:themeColor="accent6" w:themeShade="BF"/>
        </w:rPr>
        <w:t># Define the quantitative columns of interest</w:t>
      </w:r>
    </w:p>
    <w:p w14:paraId="440A174C" w14:textId="77777777" w:rsidR="00EF7855" w:rsidRPr="00A51A0C" w:rsidRDefault="00EF7855" w:rsidP="001D199C">
      <w:pPr>
        <w:pStyle w:val="NoSpacing"/>
      </w:pPr>
      <w:r w:rsidRPr="00A51A0C">
        <w:t>quantitative_columns &lt;-</w:t>
      </w:r>
    </w:p>
    <w:p w14:paraId="522C874A" w14:textId="39371073" w:rsidR="00EF7855" w:rsidRPr="00A51A0C" w:rsidRDefault="00EF7855" w:rsidP="00F26B77">
      <w:pPr>
        <w:pStyle w:val="NoSpacing"/>
        <w:ind w:firstLine="0"/>
      </w:pPr>
      <w:r w:rsidRPr="00A51A0C">
        <w:t>c(</w:t>
      </w:r>
    </w:p>
    <w:p w14:paraId="114F0311" w14:textId="275E12B6" w:rsidR="00EF7855" w:rsidRPr="007B05BF" w:rsidRDefault="00EF7855" w:rsidP="00F26B77">
      <w:pPr>
        <w:pStyle w:val="NoSpacing"/>
        <w:ind w:firstLine="180"/>
        <w:rPr>
          <w:color w:val="538135" w:themeColor="accent6" w:themeShade="BF"/>
        </w:rPr>
      </w:pPr>
      <w:r w:rsidRPr="007B05BF">
        <w:rPr>
          <w:color w:val="538135" w:themeColor="accent6" w:themeShade="BF"/>
        </w:rPr>
        <w:t>"Tenure",</w:t>
      </w:r>
    </w:p>
    <w:p w14:paraId="1F356D35" w14:textId="3D83646E" w:rsidR="00EF7855" w:rsidRPr="007B05BF" w:rsidRDefault="00EF7855" w:rsidP="00F26B77">
      <w:pPr>
        <w:pStyle w:val="NoSpacing"/>
        <w:ind w:firstLine="180"/>
        <w:rPr>
          <w:color w:val="538135" w:themeColor="accent6" w:themeShade="BF"/>
        </w:rPr>
      </w:pPr>
      <w:r w:rsidRPr="007B05BF">
        <w:rPr>
          <w:color w:val="538135" w:themeColor="accent6" w:themeShade="BF"/>
        </w:rPr>
        <w:t>"Children",</w:t>
      </w:r>
    </w:p>
    <w:p w14:paraId="5FAB4F69" w14:textId="3ADCA3C4" w:rsidR="00EF7855" w:rsidRPr="007B05BF" w:rsidRDefault="00EF7855" w:rsidP="00F26B77">
      <w:pPr>
        <w:pStyle w:val="NoSpacing"/>
        <w:ind w:firstLine="180"/>
        <w:rPr>
          <w:color w:val="538135" w:themeColor="accent6" w:themeShade="BF"/>
        </w:rPr>
      </w:pPr>
      <w:r w:rsidRPr="007B05BF">
        <w:rPr>
          <w:color w:val="538135" w:themeColor="accent6" w:themeShade="BF"/>
        </w:rPr>
        <w:t>"Income",</w:t>
      </w:r>
    </w:p>
    <w:p w14:paraId="4A126216" w14:textId="51F18DE0" w:rsidR="00EF7855" w:rsidRPr="007B05BF" w:rsidRDefault="00EF7855" w:rsidP="00F26B77">
      <w:pPr>
        <w:pStyle w:val="NoSpacing"/>
        <w:ind w:firstLine="180"/>
        <w:rPr>
          <w:color w:val="538135" w:themeColor="accent6" w:themeShade="BF"/>
        </w:rPr>
      </w:pPr>
      <w:r w:rsidRPr="007B05BF">
        <w:rPr>
          <w:color w:val="538135" w:themeColor="accent6" w:themeShade="BF"/>
        </w:rPr>
        <w:t>"Age",</w:t>
      </w:r>
    </w:p>
    <w:p w14:paraId="3E49B1E5" w14:textId="451501C4" w:rsidR="00EF7855" w:rsidRPr="007B05BF" w:rsidRDefault="00EF7855" w:rsidP="00F26B77">
      <w:pPr>
        <w:pStyle w:val="NoSpacing"/>
        <w:ind w:firstLine="180"/>
        <w:rPr>
          <w:color w:val="538135" w:themeColor="accent6" w:themeShade="BF"/>
        </w:rPr>
      </w:pPr>
      <w:r w:rsidRPr="007B05BF">
        <w:rPr>
          <w:color w:val="538135" w:themeColor="accent6" w:themeShade="BF"/>
        </w:rPr>
        <w:t>"Bandwidth_GB_Year",</w:t>
      </w:r>
    </w:p>
    <w:p w14:paraId="2C3A781B" w14:textId="3292CED1" w:rsidR="00EF7855" w:rsidRPr="007B05BF" w:rsidRDefault="00EF7855" w:rsidP="00F26B77">
      <w:pPr>
        <w:pStyle w:val="NoSpacing"/>
        <w:ind w:firstLine="180"/>
        <w:rPr>
          <w:color w:val="538135" w:themeColor="accent6" w:themeShade="BF"/>
        </w:rPr>
      </w:pPr>
      <w:r w:rsidRPr="007B05BF">
        <w:rPr>
          <w:color w:val="538135" w:themeColor="accent6" w:themeShade="BF"/>
        </w:rPr>
        <w:t>"Population",</w:t>
      </w:r>
    </w:p>
    <w:p w14:paraId="5A1E7C73" w14:textId="7E44DB02" w:rsidR="00EF7855" w:rsidRPr="007B05BF" w:rsidRDefault="00EF7855" w:rsidP="00F26B77">
      <w:pPr>
        <w:pStyle w:val="NoSpacing"/>
        <w:ind w:firstLine="180"/>
        <w:rPr>
          <w:color w:val="538135" w:themeColor="accent6" w:themeShade="BF"/>
        </w:rPr>
      </w:pPr>
      <w:r w:rsidRPr="007B05BF">
        <w:rPr>
          <w:color w:val="538135" w:themeColor="accent6" w:themeShade="BF"/>
        </w:rPr>
        <w:t>"Email",</w:t>
      </w:r>
    </w:p>
    <w:p w14:paraId="5E991D0B" w14:textId="0877FD80" w:rsidR="00EF7855" w:rsidRPr="007B05BF" w:rsidRDefault="00EF7855" w:rsidP="00F26B77">
      <w:pPr>
        <w:pStyle w:val="NoSpacing"/>
        <w:ind w:firstLine="180"/>
        <w:rPr>
          <w:color w:val="538135" w:themeColor="accent6" w:themeShade="BF"/>
        </w:rPr>
      </w:pPr>
      <w:r w:rsidRPr="007B05BF">
        <w:rPr>
          <w:color w:val="538135" w:themeColor="accent6" w:themeShade="BF"/>
        </w:rPr>
        <w:t>"Contacts",</w:t>
      </w:r>
    </w:p>
    <w:p w14:paraId="32FC23F6" w14:textId="61E4254E" w:rsidR="00EF7855" w:rsidRPr="007B05BF" w:rsidRDefault="00EF7855" w:rsidP="00F26B77">
      <w:pPr>
        <w:pStyle w:val="NoSpacing"/>
        <w:ind w:firstLine="180"/>
        <w:rPr>
          <w:color w:val="538135" w:themeColor="accent6" w:themeShade="BF"/>
        </w:rPr>
      </w:pPr>
      <w:r w:rsidRPr="007B05BF">
        <w:rPr>
          <w:color w:val="538135" w:themeColor="accent6" w:themeShade="BF"/>
        </w:rPr>
        <w:t>"Outage_sec_perweek",</w:t>
      </w:r>
    </w:p>
    <w:p w14:paraId="0DFC5C9A" w14:textId="4BB7B694" w:rsidR="00EF7855" w:rsidRPr="007B05BF" w:rsidRDefault="00EF7855" w:rsidP="00F26B77">
      <w:pPr>
        <w:pStyle w:val="NoSpacing"/>
        <w:ind w:firstLine="180"/>
        <w:rPr>
          <w:color w:val="538135" w:themeColor="accent6" w:themeShade="BF"/>
        </w:rPr>
      </w:pPr>
      <w:r w:rsidRPr="007B05BF">
        <w:rPr>
          <w:color w:val="538135" w:themeColor="accent6" w:themeShade="BF"/>
        </w:rPr>
        <w:t>"MonthlyCharge",</w:t>
      </w:r>
    </w:p>
    <w:p w14:paraId="0E84CCB8" w14:textId="77777777" w:rsidR="00C116C4" w:rsidRDefault="00EF7855" w:rsidP="00F26B77">
      <w:pPr>
        <w:pStyle w:val="NoSpacing"/>
        <w:ind w:firstLine="180"/>
        <w:rPr>
          <w:color w:val="538135" w:themeColor="accent6" w:themeShade="BF"/>
        </w:rPr>
      </w:pPr>
      <w:r w:rsidRPr="007B05BF">
        <w:rPr>
          <w:color w:val="538135" w:themeColor="accent6" w:themeShade="BF"/>
        </w:rPr>
        <w:t>"Yearly_equip_</w:t>
      </w:r>
      <w:proofErr w:type="gramStart"/>
      <w:r w:rsidRPr="007B05BF">
        <w:rPr>
          <w:color w:val="538135" w:themeColor="accent6" w:themeShade="BF"/>
        </w:rPr>
        <w:t>failure</w:t>
      </w:r>
      <w:proofErr w:type="gramEnd"/>
      <w:r w:rsidRPr="007B05BF">
        <w:rPr>
          <w:color w:val="538135" w:themeColor="accent6" w:themeShade="BF"/>
        </w:rPr>
        <w:t>"</w:t>
      </w:r>
    </w:p>
    <w:p w14:paraId="364C012F" w14:textId="060F282C" w:rsidR="00EF7855" w:rsidRPr="00C116C4" w:rsidRDefault="00EF7855" w:rsidP="00F26B77">
      <w:pPr>
        <w:pStyle w:val="NoSpacing"/>
        <w:ind w:firstLine="180"/>
        <w:rPr>
          <w:color w:val="000000" w:themeColor="text1"/>
        </w:rPr>
      </w:pPr>
      <w:r w:rsidRPr="00C116C4">
        <w:rPr>
          <w:color w:val="000000" w:themeColor="text1"/>
        </w:rPr>
        <w:t>)</w:t>
      </w:r>
    </w:p>
    <w:p w14:paraId="0C7F6735" w14:textId="77777777" w:rsidR="00B40D72" w:rsidRDefault="00B40D72" w:rsidP="001D199C">
      <w:pPr>
        <w:pStyle w:val="NoSpacing"/>
      </w:pPr>
    </w:p>
    <w:p w14:paraId="1CD62AFD" w14:textId="1B50F979" w:rsidR="00EF7855" w:rsidRPr="00F26B77" w:rsidRDefault="00EF7855" w:rsidP="001D199C">
      <w:pPr>
        <w:pStyle w:val="NoSpacing"/>
        <w:rPr>
          <w:color w:val="538135" w:themeColor="accent6" w:themeShade="BF"/>
        </w:rPr>
      </w:pPr>
      <w:r w:rsidRPr="00F26B77">
        <w:rPr>
          <w:color w:val="538135" w:themeColor="accent6" w:themeShade="BF"/>
        </w:rPr>
        <w:t># Create boxplots for each quantitative column</w:t>
      </w:r>
    </w:p>
    <w:p w14:paraId="1DF154C2" w14:textId="77777777" w:rsidR="000319EF" w:rsidRDefault="00EF7855" w:rsidP="001D199C">
      <w:pPr>
        <w:pStyle w:val="NoSpacing"/>
      </w:pPr>
      <w:r w:rsidRPr="00D553C8">
        <w:t>par(mfrow = c(</w:t>
      </w:r>
      <w:r w:rsidRPr="000319EF">
        <w:rPr>
          <w:color w:val="0000FF"/>
        </w:rPr>
        <w:t>4</w:t>
      </w:r>
      <w:r w:rsidRPr="00D553C8">
        <w:t xml:space="preserve">, </w:t>
      </w:r>
      <w:r w:rsidRPr="000319EF">
        <w:rPr>
          <w:color w:val="0000FF"/>
        </w:rPr>
        <w:t>3</w:t>
      </w:r>
      <w:r w:rsidRPr="00D553C8">
        <w:t>))  # Set up a multi-panel plot</w:t>
      </w:r>
    </w:p>
    <w:p w14:paraId="18237D0F" w14:textId="7B985492" w:rsidR="00EF7855" w:rsidRPr="00D553C8" w:rsidRDefault="00EF7855" w:rsidP="001D199C">
      <w:pPr>
        <w:pStyle w:val="NoSpacing"/>
      </w:pPr>
      <w:r w:rsidRPr="000319EF">
        <w:rPr>
          <w:color w:val="0000FF"/>
        </w:rPr>
        <w:t xml:space="preserve">for </w:t>
      </w:r>
      <w:r w:rsidRPr="00D553C8">
        <w:t xml:space="preserve">(col </w:t>
      </w:r>
      <w:r w:rsidRPr="000319EF">
        <w:rPr>
          <w:color w:val="0000FF"/>
        </w:rPr>
        <w:t xml:space="preserve">in </w:t>
      </w:r>
      <w:r w:rsidRPr="00D553C8">
        <w:t>quantitative_columns) {</w:t>
      </w:r>
    </w:p>
    <w:p w14:paraId="24817720" w14:textId="7A759B67" w:rsidR="00EF7855" w:rsidRPr="00D553C8" w:rsidRDefault="00EF7855" w:rsidP="001D199C">
      <w:pPr>
        <w:pStyle w:val="NoSpacing"/>
      </w:pPr>
      <w:r w:rsidRPr="00D553C8">
        <w:t>boxplot(</w:t>
      </w:r>
    </w:p>
    <w:p w14:paraId="15C3D5D4" w14:textId="0CD7B46F" w:rsidR="00EF7855" w:rsidRPr="00D553C8" w:rsidRDefault="00EF7855" w:rsidP="001D199C">
      <w:pPr>
        <w:pStyle w:val="NoSpacing"/>
      </w:pPr>
      <w:r w:rsidRPr="00D553C8">
        <w:t>churn[[col]],</w:t>
      </w:r>
    </w:p>
    <w:p w14:paraId="14EED945" w14:textId="4A31BD19" w:rsidR="00EF7855" w:rsidRPr="00D553C8" w:rsidRDefault="00EF7855" w:rsidP="001D199C">
      <w:pPr>
        <w:pStyle w:val="NoSpacing"/>
      </w:pPr>
      <w:r w:rsidRPr="00D553C8">
        <w:t>main = col,</w:t>
      </w:r>
    </w:p>
    <w:p w14:paraId="2A11E8D6" w14:textId="71303974" w:rsidR="00EF7855" w:rsidRPr="00D553C8" w:rsidRDefault="00EF7855" w:rsidP="001D199C">
      <w:pPr>
        <w:pStyle w:val="NoSpacing"/>
      </w:pPr>
      <w:r w:rsidRPr="00D553C8">
        <w:t>ylab = "</w:t>
      </w:r>
      <w:r w:rsidRPr="000319EF">
        <w:rPr>
          <w:color w:val="538135" w:themeColor="accent6" w:themeShade="BF"/>
        </w:rPr>
        <w:t>Value</w:t>
      </w:r>
      <w:r w:rsidRPr="00D553C8">
        <w:t>",</w:t>
      </w:r>
    </w:p>
    <w:p w14:paraId="0C1E1923" w14:textId="6218FB05" w:rsidR="00EF7855" w:rsidRPr="00D553C8" w:rsidRDefault="00EF7855" w:rsidP="001D199C">
      <w:pPr>
        <w:pStyle w:val="NoSpacing"/>
      </w:pPr>
      <w:r w:rsidRPr="00D553C8">
        <w:t>col = "skyblue",</w:t>
      </w:r>
    </w:p>
    <w:p w14:paraId="79B6FA73" w14:textId="7362CD99" w:rsidR="00EF7855" w:rsidRPr="00D553C8" w:rsidRDefault="00EF7855" w:rsidP="001D199C">
      <w:pPr>
        <w:pStyle w:val="NoSpacing"/>
      </w:pPr>
      <w:r w:rsidRPr="00D553C8">
        <w:t>border = "black"</w:t>
      </w:r>
    </w:p>
    <w:p w14:paraId="7BB30A74" w14:textId="30765E2B" w:rsidR="00EF7855" w:rsidRPr="00D553C8" w:rsidRDefault="00EF7855" w:rsidP="001D199C">
      <w:pPr>
        <w:pStyle w:val="NoSpacing"/>
      </w:pPr>
      <w:r w:rsidRPr="00D553C8">
        <w:t>)</w:t>
      </w:r>
    </w:p>
    <w:p w14:paraId="1EA50DF0" w14:textId="77777777" w:rsidR="00EF7855" w:rsidRPr="00D553C8" w:rsidRDefault="00EF7855" w:rsidP="001D199C">
      <w:pPr>
        <w:pStyle w:val="NoSpacing"/>
      </w:pPr>
      <w:r w:rsidRPr="00D553C8">
        <w:t>}</w:t>
      </w:r>
    </w:p>
    <w:p w14:paraId="3D14652A" w14:textId="77777777" w:rsidR="00EF7855" w:rsidRPr="00C116C4" w:rsidRDefault="00EF7855" w:rsidP="001D199C">
      <w:pPr>
        <w:pStyle w:val="NoSpacing"/>
        <w:rPr>
          <w:color w:val="538135" w:themeColor="accent6" w:themeShade="BF"/>
        </w:rPr>
      </w:pPr>
      <w:r w:rsidRPr="00C116C4">
        <w:rPr>
          <w:color w:val="538135" w:themeColor="accent6" w:themeShade="BF"/>
        </w:rPr>
        <w:t># Reset the plotting settings</w:t>
      </w:r>
    </w:p>
    <w:p w14:paraId="278FB2F9" w14:textId="5279BFD8" w:rsidR="006A2DFD" w:rsidRDefault="00EF7855" w:rsidP="001D199C">
      <w:pPr>
        <w:pStyle w:val="NoSpacing"/>
      </w:pPr>
      <w:r w:rsidRPr="00D553C8">
        <w:t>par(mfrow = c(</w:t>
      </w:r>
      <w:r w:rsidRPr="000319EF">
        <w:rPr>
          <w:color w:val="0000FF"/>
        </w:rPr>
        <w:t>1, 1</w:t>
      </w:r>
      <w:r w:rsidRPr="00D553C8">
        <w:t>))</w:t>
      </w:r>
    </w:p>
    <w:p w14:paraId="224E02D9" w14:textId="77777777" w:rsidR="00944CC9" w:rsidRPr="00D553C8" w:rsidRDefault="00944CC9" w:rsidP="001D199C">
      <w:pPr>
        <w:pStyle w:val="NoSpacing"/>
      </w:pPr>
    </w:p>
    <w:p w14:paraId="0B907946" w14:textId="515F9FCB" w:rsidR="006E5B95" w:rsidRPr="0062561D" w:rsidRDefault="00C943DB" w:rsidP="00CB0BBA">
      <w:pPr>
        <w:pStyle w:val="Heading5"/>
      </w:pPr>
      <w:r>
        <w:t>Other Data Quality Issues:</w:t>
      </w:r>
    </w:p>
    <w:p w14:paraId="4AE14F36" w14:textId="29E4CF50" w:rsidR="001957F8" w:rsidRPr="00EB6B56" w:rsidRDefault="0062561D" w:rsidP="001D199C">
      <w:pPr>
        <w:pStyle w:val="NoSpacing"/>
      </w:pPr>
      <w:r w:rsidRPr="00EB6B56">
        <w:t>No code used</w:t>
      </w:r>
      <w:r w:rsidR="009C321C" w:rsidRPr="00EB6B56">
        <w:t xml:space="preserve"> to</w:t>
      </w:r>
      <w:r w:rsidR="00AD2243" w:rsidRPr="00EB6B56">
        <w:t xml:space="preserve"> detect</w:t>
      </w:r>
      <w:r w:rsidR="006D0D61" w:rsidRPr="00EB6B56">
        <w:t>.</w:t>
      </w:r>
    </w:p>
    <w:p w14:paraId="0BDA01F4" w14:textId="77777777" w:rsidR="008128A3" w:rsidRDefault="008128A3" w:rsidP="001D199C">
      <w:pPr>
        <w:pStyle w:val="NoSpacing"/>
      </w:pPr>
    </w:p>
    <w:p w14:paraId="67CDE05A" w14:textId="77777777" w:rsidR="00D92E2E" w:rsidRDefault="00D92E2E" w:rsidP="00CB0BBA">
      <w:pPr>
        <w:pStyle w:val="CaptionCallout"/>
        <w:sectPr w:rsidR="00D92E2E" w:rsidSect="00642DCC">
          <w:headerReference w:type="default" r:id="rId11"/>
          <w:footerReference w:type="default" r:id="rId12"/>
          <w:headerReference w:type="first" r:id="rId13"/>
          <w:footerReference w:type="first" r:id="rId14"/>
          <w:pgSz w:w="12240" w:h="15840"/>
          <w:pgMar w:top="720" w:right="720" w:bottom="720" w:left="720" w:header="720" w:footer="720" w:gutter="0"/>
          <w:cols w:space="720"/>
          <w:titlePg/>
          <w:docGrid w:linePitch="360"/>
        </w:sectPr>
      </w:pPr>
    </w:p>
    <w:p w14:paraId="3C7E96C4" w14:textId="77777777" w:rsidR="00CB0BBA" w:rsidRPr="00CB0BBA" w:rsidRDefault="00CB0BBA" w:rsidP="00CB0BBA">
      <w:pPr>
        <w:pStyle w:val="CaptionCallout"/>
        <w:sectPr w:rsidR="00CB0BBA" w:rsidRPr="00CB0BBA" w:rsidSect="00642DCC">
          <w:pgSz w:w="12240" w:h="15840"/>
          <w:pgMar w:top="720" w:right="720" w:bottom="720" w:left="720" w:header="720" w:footer="720" w:gutter="0"/>
          <w:cols w:space="720"/>
          <w:titlePg/>
          <w:docGrid w:linePitch="360"/>
        </w:sectPr>
      </w:pPr>
    </w:p>
    <w:p w14:paraId="79330DC1" w14:textId="77777777" w:rsidR="00EB6B56" w:rsidRPr="009C321C" w:rsidRDefault="00EB6B56" w:rsidP="001D199C">
      <w:pPr>
        <w:pStyle w:val="NoSpacing"/>
      </w:pPr>
    </w:p>
    <w:p w14:paraId="2BAFA6AA" w14:textId="5E6CA34A" w:rsidR="000D7018" w:rsidRDefault="00053262" w:rsidP="00053262">
      <w:pPr>
        <w:pStyle w:val="Heading1"/>
      </w:pPr>
      <w:bookmarkStart w:id="14" w:name="_Toc165893358"/>
      <w:r w:rsidRPr="00053262">
        <w:t>Part III: Data Cleaning Treatment</w:t>
      </w:r>
      <w:bookmarkEnd w:id="14"/>
    </w:p>
    <w:p w14:paraId="28E8BAC0" w14:textId="77777777" w:rsidR="00F61F7C" w:rsidRDefault="006E5B95" w:rsidP="00435D8C">
      <w:pPr>
        <w:pStyle w:val="SectionTitle"/>
      </w:pPr>
      <w:r>
        <w:t xml:space="preserve"> </w:t>
      </w:r>
      <w:bookmarkStart w:id="15" w:name="_Toc165893359"/>
      <w:r w:rsidR="001B628B" w:rsidRPr="001B628B">
        <w:t>Summarized data cleaning process:</w:t>
      </w:r>
      <w:bookmarkEnd w:id="15"/>
    </w:p>
    <w:p w14:paraId="5739D4E1" w14:textId="4B056461" w:rsidR="002F3279" w:rsidRPr="00FC5E72" w:rsidRDefault="00AD0241" w:rsidP="003B086F">
      <w:pPr>
        <w:pStyle w:val="CaptionCallout"/>
      </w:pPr>
      <w:r>
        <w:t xml:space="preserve"> </w:t>
      </w:r>
      <w:bookmarkStart w:id="16" w:name="_Toc165893360"/>
      <w:r w:rsidR="002F3279" w:rsidRPr="00FC5E72">
        <w:t>What did I find?</w:t>
      </w:r>
      <w:bookmarkEnd w:id="16"/>
    </w:p>
    <w:p w14:paraId="4ABF0CE1" w14:textId="77777777" w:rsidR="007F1D95" w:rsidRDefault="002F3279" w:rsidP="00CB0BBA">
      <w:pPr>
        <w:pStyle w:val="Heading5"/>
      </w:pPr>
      <w:r w:rsidRPr="00452C99">
        <w:t>Duplicates:</w:t>
      </w:r>
    </w:p>
    <w:p w14:paraId="5F1D3E23" w14:textId="1EE177D6" w:rsidR="00F13726" w:rsidRDefault="002F3279" w:rsidP="00323617">
      <w:pPr>
        <w:pStyle w:val="sectionbody"/>
      </w:pPr>
      <w:r w:rsidRPr="002F3279">
        <w:t xml:space="preserve">I found no duplicates in this data set. </w:t>
      </w:r>
    </w:p>
    <w:p w14:paraId="69B4FBE5" w14:textId="77777777" w:rsidR="009D528C" w:rsidRDefault="002F3279" w:rsidP="00CB0BBA">
      <w:pPr>
        <w:pStyle w:val="Heading5"/>
      </w:pPr>
      <w:r w:rsidRPr="00CB0BBA">
        <w:t>Missing Values:</w:t>
      </w:r>
    </w:p>
    <w:p w14:paraId="50CD093C" w14:textId="77777777" w:rsidR="009D528C" w:rsidRDefault="002F3279" w:rsidP="00323617">
      <w:pPr>
        <w:pStyle w:val="sectionbody"/>
      </w:pPr>
      <w:proofErr w:type="gramStart"/>
      <w:r w:rsidRPr="002F3279">
        <w:t>I found that the dataset</w:t>
      </w:r>
      <w:proofErr w:type="gramEnd"/>
      <w:r w:rsidRPr="002F3279">
        <w:t xml:space="preserve"> has 10,000 rolls.</w:t>
      </w:r>
      <w:r w:rsidR="002A2B45">
        <w:t>5</w:t>
      </w:r>
      <w:r w:rsidR="00093B0F">
        <w:t>2</w:t>
      </w:r>
      <w:r w:rsidR="002A2B45">
        <w:t>0000</w:t>
      </w:r>
      <w:r w:rsidR="00BB6162">
        <w:t xml:space="preserve"> values in total and</w:t>
      </w:r>
      <w:r w:rsidR="00093B0F">
        <w:t xml:space="preserve"> </w:t>
      </w:r>
      <w:r w:rsidR="009C5FFB">
        <w:t>13906 of those are N/A.</w:t>
      </w:r>
      <w:r w:rsidR="00BB6162">
        <w:t xml:space="preserve"> </w:t>
      </w:r>
      <w:r w:rsidR="0082430E">
        <w:t>Telling me that 2.67% of the data is N/A.</w:t>
      </w:r>
      <w:r w:rsidRPr="002F3279">
        <w:t xml:space="preserve"> </w:t>
      </w:r>
      <w:r w:rsidR="00291DB0">
        <w:t>Please</w:t>
      </w:r>
      <w:r w:rsidR="00CC3721">
        <w:t xml:space="preserve"> refer to</w:t>
      </w:r>
      <w:r w:rsidR="00291DB0">
        <w:t xml:space="preserve"> </w:t>
      </w:r>
      <w:hyperlink w:anchor="_Table_2" w:history="1">
        <w:r w:rsidR="00291DB0" w:rsidRPr="005E5E97">
          <w:rPr>
            <w:rStyle w:val="Hyperlink"/>
          </w:rPr>
          <w:t>Table2</w:t>
        </w:r>
      </w:hyperlink>
      <w:r w:rsidR="00291DB0">
        <w:t xml:space="preserve"> for missing count</w:t>
      </w:r>
      <w:r w:rsidR="00B51035">
        <w:t xml:space="preserve"> per column and the percent</w:t>
      </w:r>
      <w:r w:rsidR="0082430E">
        <w:t>age of missing values per column</w:t>
      </w:r>
      <w:r w:rsidR="00A96780">
        <w:t>.</w:t>
      </w:r>
      <w:r w:rsidR="00533F4D">
        <w:t xml:space="preserve"> I also found the distribution of the columns with </w:t>
      </w:r>
      <w:r w:rsidR="000B79BD">
        <w:t>missing</w:t>
      </w:r>
      <w:r w:rsidR="00533F4D">
        <w:t xml:space="preserve"> values </w:t>
      </w:r>
      <w:r w:rsidR="00242008">
        <w:t xml:space="preserve">which </w:t>
      </w:r>
      <w:r w:rsidR="000B79BD">
        <w:t xml:space="preserve">provided the </w:t>
      </w:r>
      <w:r w:rsidR="00980E75">
        <w:t>distribution of the data</w:t>
      </w:r>
      <w:r w:rsidR="00242008">
        <w:t xml:space="preserve"> </w:t>
      </w:r>
      <w:r w:rsidR="001E669B">
        <w:t>which will allow me</w:t>
      </w:r>
      <w:r w:rsidR="00242008">
        <w:t xml:space="preserve"> to treat them. </w:t>
      </w:r>
      <w:hyperlink w:anchor="_Figure_2" w:history="1">
        <w:r w:rsidR="00BB5B46" w:rsidRPr="00CC3721">
          <w:rPr>
            <w:rStyle w:val="Hyperlink"/>
          </w:rPr>
          <w:t>Figure 2</w:t>
        </w:r>
      </w:hyperlink>
      <w:hyperlink w:anchor="_Figure_3" w:history="1">
        <w:r w:rsidR="00BB5B46" w:rsidRPr="00CC3721">
          <w:rPr>
            <w:rStyle w:val="Hyperlink"/>
          </w:rPr>
          <w:t>, Figure 3</w:t>
        </w:r>
      </w:hyperlink>
      <w:r w:rsidR="00BB5B46">
        <w:t xml:space="preserve"> and </w:t>
      </w:r>
      <w:hyperlink w:anchor="_Figure_4" w:history="1">
        <w:r w:rsidR="00BB5B46" w:rsidRPr="00CC3721">
          <w:rPr>
            <w:rStyle w:val="Hyperlink"/>
          </w:rPr>
          <w:t>Figure 4</w:t>
        </w:r>
      </w:hyperlink>
      <w:r w:rsidR="00032DD0">
        <w:t xml:space="preserve"> are </w:t>
      </w:r>
      <w:r w:rsidR="00543524">
        <w:t>categorical</w:t>
      </w:r>
      <w:r w:rsidR="00032DD0">
        <w:t xml:space="preserve"> </w:t>
      </w:r>
      <w:r w:rsidR="001D24A1">
        <w:t>variables</w:t>
      </w:r>
      <w:hyperlink w:anchor="_Figure_7" w:history="1">
        <w:r w:rsidR="003D4B08" w:rsidRPr="00CC3721">
          <w:rPr>
            <w:rStyle w:val="Hyperlink"/>
          </w:rPr>
          <w:t xml:space="preserve">. Figure </w:t>
        </w:r>
        <w:r w:rsidR="003D515C" w:rsidRPr="00CC3721">
          <w:rPr>
            <w:rStyle w:val="Hyperlink"/>
          </w:rPr>
          <w:t>7</w:t>
        </w:r>
      </w:hyperlink>
      <w:r w:rsidR="003D515C">
        <w:t xml:space="preserve"> and </w:t>
      </w:r>
      <w:hyperlink w:anchor="_Figure_9" w:history="1">
        <w:r w:rsidR="003D515C" w:rsidRPr="00CC3721">
          <w:rPr>
            <w:rStyle w:val="Hyperlink"/>
          </w:rPr>
          <w:t>Figure 9</w:t>
        </w:r>
      </w:hyperlink>
      <w:r w:rsidR="003D515C">
        <w:t xml:space="preserve"> </w:t>
      </w:r>
      <w:r w:rsidR="00ED633D">
        <w:t>have a skewed distribution</w:t>
      </w:r>
      <w:r w:rsidR="004140BB">
        <w:t>: positively skewed</w:t>
      </w:r>
      <w:r w:rsidR="00530157">
        <w:t xml:space="preserve">. </w:t>
      </w:r>
      <w:hyperlink w:anchor="_Figure_5" w:history="1">
        <w:r w:rsidR="00F56672" w:rsidRPr="00CC3721">
          <w:rPr>
            <w:rStyle w:val="Hyperlink"/>
          </w:rPr>
          <w:t>Figure 5</w:t>
        </w:r>
      </w:hyperlink>
      <w:r w:rsidR="00F56672">
        <w:t xml:space="preserve"> </w:t>
      </w:r>
      <w:r w:rsidR="004D79F8">
        <w:t>has</w:t>
      </w:r>
      <w:r w:rsidR="00F56672">
        <w:t xml:space="preserve"> a uniform distribution</w:t>
      </w:r>
      <w:r w:rsidR="004D79F8">
        <w:t>: equally spread</w:t>
      </w:r>
      <w:r w:rsidR="00E4409A">
        <w:t xml:space="preserve">, and </w:t>
      </w:r>
      <w:hyperlink w:anchor="_Figure_6" w:history="1">
        <w:r w:rsidR="00E4409A" w:rsidRPr="00CC3721">
          <w:rPr>
            <w:rStyle w:val="Hyperlink"/>
          </w:rPr>
          <w:t>Figure 6</w:t>
        </w:r>
      </w:hyperlink>
      <w:r w:rsidR="00E4409A">
        <w:t xml:space="preserve"> and </w:t>
      </w:r>
      <w:hyperlink w:anchor="_Figure_8" w:history="1">
        <w:r w:rsidR="00E4409A" w:rsidRPr="00CC3721">
          <w:rPr>
            <w:rStyle w:val="Hyperlink"/>
          </w:rPr>
          <w:t>Figure 8</w:t>
        </w:r>
      </w:hyperlink>
      <w:r w:rsidR="00E4409A">
        <w:t xml:space="preserve"> are bimodal </w:t>
      </w:r>
      <w:r w:rsidR="00B75B52">
        <w:t>distribution: two modes non-symmetric</w:t>
      </w:r>
      <w:r w:rsidR="00543524">
        <w:t xml:space="preserve">. </w:t>
      </w:r>
    </w:p>
    <w:p w14:paraId="68F2BEA9" w14:textId="2B46A8F8" w:rsidR="00FF50EE" w:rsidRDefault="00FF50EE" w:rsidP="00323617">
      <w:pPr>
        <w:pStyle w:val="sectionbody"/>
      </w:pPr>
      <w:r>
        <w:t xml:space="preserve">I also discovered that the </w:t>
      </w:r>
      <w:r w:rsidRPr="00B16C05">
        <w:rPr>
          <w:i/>
        </w:rPr>
        <w:t>Population</w:t>
      </w:r>
      <w:r w:rsidR="00CE6EA4">
        <w:t xml:space="preserve"> and </w:t>
      </w:r>
      <w:r w:rsidR="009D2D77" w:rsidRPr="00B16C05">
        <w:rPr>
          <w:i/>
        </w:rPr>
        <w:t>Outage_sec_perweek</w:t>
      </w:r>
      <w:r w:rsidRPr="00B16C05">
        <w:rPr>
          <w:b/>
        </w:rPr>
        <w:t xml:space="preserve"> </w:t>
      </w:r>
      <w:r w:rsidR="00761238">
        <w:t xml:space="preserve">had what </w:t>
      </w:r>
      <w:proofErr w:type="gramStart"/>
      <w:r w:rsidR="00761238">
        <w:t>is called</w:t>
      </w:r>
      <w:proofErr w:type="gramEnd"/>
      <w:r w:rsidR="00761238">
        <w:t xml:space="preserve"> a</w:t>
      </w:r>
      <w:r w:rsidR="00AC52E9">
        <w:t xml:space="preserve"> hidden missing value. Data that is missing but </w:t>
      </w:r>
      <w:r w:rsidR="0082263B">
        <w:t>labeled</w:t>
      </w:r>
      <w:r w:rsidR="00AC52E9">
        <w:t xml:space="preserve"> as</w:t>
      </w:r>
      <w:r w:rsidR="001D2A0B">
        <w:t xml:space="preserve"> something else. In this case instead of the value being NA it was put in as 0</w:t>
      </w:r>
      <w:r w:rsidR="009D2D77">
        <w:t xml:space="preserve"> or </w:t>
      </w:r>
      <w:proofErr w:type="gramStart"/>
      <w:r w:rsidR="009D2D77">
        <w:t>it’s</w:t>
      </w:r>
      <w:proofErr w:type="gramEnd"/>
      <w:r w:rsidR="009D2D77">
        <w:t xml:space="preserve"> a negative value</w:t>
      </w:r>
      <w:r w:rsidR="001D2A0B">
        <w:t xml:space="preserve">. Which </w:t>
      </w:r>
      <w:proofErr w:type="gramStart"/>
      <w:r w:rsidR="0082263B">
        <w:t>isn’t</w:t>
      </w:r>
      <w:proofErr w:type="gramEnd"/>
      <w:r w:rsidR="0082263B">
        <w:t xml:space="preserve"> correct given that the customer will at </w:t>
      </w:r>
      <w:proofErr w:type="spellStart"/>
      <w:r w:rsidR="0082263B">
        <w:t>lest</w:t>
      </w:r>
      <w:proofErr w:type="spellEnd"/>
      <w:r w:rsidR="0082263B">
        <w:t xml:space="preserve"> give</w:t>
      </w:r>
      <w:r w:rsidR="004E465E">
        <w:t>n</w:t>
      </w:r>
      <w:r w:rsidR="0082263B">
        <w:t xml:space="preserve"> it a value of 1 including the number of </w:t>
      </w:r>
      <w:r w:rsidR="007404FE">
        <w:t>Children</w:t>
      </w:r>
      <w:r w:rsidR="00F467F0">
        <w:t xml:space="preserve"> </w:t>
      </w:r>
      <w:r w:rsidR="0082263B">
        <w:t>they stated on the data</w:t>
      </w:r>
      <w:r w:rsidR="009D2D77">
        <w:t xml:space="preserve"> and th</w:t>
      </w:r>
      <w:r w:rsidR="00C3377F">
        <w:t xml:space="preserve">e outage </w:t>
      </w:r>
      <w:r w:rsidR="001E5E75">
        <w:t>can’t</w:t>
      </w:r>
      <w:r w:rsidR="00C3377F">
        <w:t xml:space="preserve"> be negative</w:t>
      </w:r>
      <w:r w:rsidR="0082263B">
        <w:t>.</w:t>
      </w:r>
      <w:r w:rsidR="00E82F08">
        <w:t xml:space="preserve"> </w:t>
      </w:r>
    </w:p>
    <w:p w14:paraId="2EC2E7F8" w14:textId="77777777" w:rsidR="009D528C" w:rsidRDefault="00A96780" w:rsidP="00CB0BBA">
      <w:pPr>
        <w:pStyle w:val="Heading5"/>
      </w:pPr>
      <w:r w:rsidRPr="00CB0BBA">
        <w:t>Outliers:</w:t>
      </w:r>
    </w:p>
    <w:p w14:paraId="7C3A86DB" w14:textId="067B71EC" w:rsidR="00296255" w:rsidRDefault="00EA55CB" w:rsidP="00323617">
      <w:pPr>
        <w:pStyle w:val="sectionbody"/>
      </w:pPr>
      <w:r>
        <w:t>After running the code</w:t>
      </w:r>
      <w:r w:rsidR="001A2443">
        <w:t xml:space="preserve"> </w:t>
      </w:r>
      <w:r w:rsidR="000055BB">
        <w:t>inspired</w:t>
      </w:r>
      <w:r w:rsidR="001A2443">
        <w:t xml:space="preserve"> by Stats and R</w:t>
      </w:r>
      <w:r>
        <w:t xml:space="preserve"> </w:t>
      </w:r>
      <w:sdt>
        <w:sdtPr>
          <w:id w:val="-1063872603"/>
          <w:citation/>
        </w:sdtPr>
        <w:sdtEndPr/>
        <w:sdtContent>
          <w:r w:rsidR="001A2443">
            <w:fldChar w:fldCharType="begin"/>
          </w:r>
          <w:r w:rsidR="001A2443">
            <w:instrText xml:space="preserve"> CITATION Ant20 \l 1033 </w:instrText>
          </w:r>
          <w:r w:rsidR="001A2443">
            <w:fldChar w:fldCharType="separate"/>
          </w:r>
          <w:r w:rsidR="00BA704E">
            <w:rPr>
              <w:noProof/>
            </w:rPr>
            <w:t>(Soetewey, 2020)</w:t>
          </w:r>
          <w:r w:rsidR="001A2443">
            <w:fldChar w:fldCharType="end"/>
          </w:r>
        </w:sdtContent>
      </w:sdt>
      <w:r w:rsidR="001A2443">
        <w:t xml:space="preserve">. I was able to see the Outliers </w:t>
      </w:r>
      <w:r w:rsidR="002A5D5A">
        <w:t xml:space="preserve">of all the qualitative values shown in </w:t>
      </w:r>
      <w:hyperlink w:anchor="_Figure_19." w:history="1">
        <w:r w:rsidR="00EE01FF">
          <w:rPr>
            <w:rStyle w:val="Hyperlink"/>
          </w:rPr>
          <w:t>Figure 19</w:t>
        </w:r>
        <w:r w:rsidR="002A5D5A" w:rsidRPr="00CB4725">
          <w:rPr>
            <w:rStyle w:val="Hyperlink"/>
          </w:rPr>
          <w:t>.</w:t>
        </w:r>
      </w:hyperlink>
      <w:r w:rsidR="002A5D5A">
        <w:t xml:space="preserve"> </w:t>
      </w:r>
    </w:p>
    <w:p w14:paraId="5E5570E6" w14:textId="076D03E1" w:rsidR="009D528C" w:rsidRDefault="00A96780" w:rsidP="00CB0BBA">
      <w:pPr>
        <w:pStyle w:val="Heading5"/>
      </w:pPr>
      <w:r w:rsidRPr="009D528C">
        <w:t>Other Data Quality Issues:</w:t>
      </w:r>
    </w:p>
    <w:p w14:paraId="786E20AE" w14:textId="77A70AC7" w:rsidR="00830F00" w:rsidRPr="009D528C" w:rsidRDefault="00455B12" w:rsidP="00323617">
      <w:pPr>
        <w:pStyle w:val="sectionbody"/>
        <w:rPr>
          <w:b/>
          <w:bCs/>
        </w:rPr>
      </w:pPr>
      <w:r w:rsidRPr="00590057">
        <w:t>T</w:t>
      </w:r>
      <w:r w:rsidR="007C1B2C" w:rsidRPr="00590057">
        <w:t xml:space="preserve">he </w:t>
      </w:r>
      <w:r w:rsidRPr="00590057">
        <w:t xml:space="preserve">Item 1, Item 2 </w:t>
      </w:r>
      <w:proofErr w:type="gramStart"/>
      <w:r w:rsidRPr="00590057">
        <w:t>etc.</w:t>
      </w:r>
      <w:proofErr w:type="gramEnd"/>
      <w:r w:rsidRPr="00590057">
        <w:t xml:space="preserve"> columns were not clearly defined</w:t>
      </w:r>
      <w:r w:rsidR="000756A6" w:rsidRPr="00590057">
        <w:t>.</w:t>
      </w:r>
      <w:r w:rsidR="000055BB" w:rsidRPr="00590057">
        <w:t xml:space="preserve"> </w:t>
      </w:r>
      <w:r w:rsidR="00830F00" w:rsidRPr="00590057">
        <w:t xml:space="preserve">The Age column had ages displaying as decimals, the Zip column had all zip codes from Puerto Rico showing up a 3 to 4-digit numbers because they start with 0s. </w:t>
      </w:r>
    </w:p>
    <w:p w14:paraId="44446C3D" w14:textId="33E8A6FA" w:rsidR="00662588" w:rsidRPr="00CB09D1" w:rsidRDefault="00AD0241" w:rsidP="003B086F">
      <w:pPr>
        <w:pStyle w:val="CaptionCallout"/>
      </w:pPr>
      <w:r w:rsidRPr="00CB09D1">
        <w:t xml:space="preserve"> </w:t>
      </w:r>
      <w:bookmarkStart w:id="17" w:name="_Toc165893361"/>
      <w:r w:rsidR="00CB09D1" w:rsidRPr="00CB09D1">
        <w:t>How did you t</w:t>
      </w:r>
      <w:r w:rsidR="00560828" w:rsidRPr="00CB09D1">
        <w:t>reat</w:t>
      </w:r>
      <w:r w:rsidR="00CB09D1">
        <w:t xml:space="preserve"> it?</w:t>
      </w:r>
      <w:r w:rsidR="00A7737B">
        <w:t xml:space="preserve"> </w:t>
      </w:r>
      <w:r w:rsidR="00945DB9">
        <w:t>Why did you treat it that way?</w:t>
      </w:r>
      <w:bookmarkEnd w:id="17"/>
    </w:p>
    <w:p w14:paraId="713F2491" w14:textId="77777777" w:rsidR="00990F3B" w:rsidRDefault="00940699" w:rsidP="00CB0BBA">
      <w:pPr>
        <w:pStyle w:val="Heading5"/>
      </w:pPr>
      <w:r w:rsidRPr="00CB0BBA">
        <w:t>Duplicates</w:t>
      </w:r>
      <w:r w:rsidR="00CB09D1" w:rsidRPr="00CB0BBA">
        <w:t>:</w:t>
      </w:r>
    </w:p>
    <w:p w14:paraId="49A0963C" w14:textId="61D77902" w:rsidR="00560828" w:rsidRDefault="00945DB9" w:rsidP="00323617">
      <w:pPr>
        <w:pStyle w:val="sectionbody"/>
      </w:pPr>
      <w:r>
        <w:t>Since there were</w:t>
      </w:r>
      <w:r w:rsidR="00990F3B">
        <w:t xml:space="preserve"> no</w:t>
      </w:r>
      <w:r>
        <w:t xml:space="preserve"> duplicates, there was nothing to treat</w:t>
      </w:r>
      <w:r w:rsidR="00664189">
        <w:t>.</w:t>
      </w:r>
      <w:r w:rsidR="00CB09D1">
        <w:t xml:space="preserve"> </w:t>
      </w:r>
    </w:p>
    <w:p w14:paraId="5D1EEB15" w14:textId="77777777" w:rsidR="00FB2FC9" w:rsidRDefault="00940699" w:rsidP="00CB0BBA">
      <w:pPr>
        <w:pStyle w:val="Heading5"/>
      </w:pPr>
      <w:r w:rsidRPr="00CB0BBA">
        <w:t>Missing Values:</w:t>
      </w:r>
    </w:p>
    <w:p w14:paraId="6788A050" w14:textId="08D48C81" w:rsidR="00940699" w:rsidRDefault="00C3377F" w:rsidP="00323617">
      <w:pPr>
        <w:pStyle w:val="sectionbody"/>
      </w:pPr>
      <w:r>
        <w:t>For the ‘</w:t>
      </w:r>
      <w:r w:rsidRPr="006529CE">
        <w:rPr>
          <w:i/>
        </w:rPr>
        <w:t>Population</w:t>
      </w:r>
      <w:r>
        <w:t xml:space="preserve">’ column I checked the percentage of values that </w:t>
      </w:r>
      <w:proofErr w:type="gramStart"/>
      <w:r>
        <w:t>were entered</w:t>
      </w:r>
      <w:proofErr w:type="gramEnd"/>
      <w:r>
        <w:t xml:space="preserve"> as 0 and used the Removal method since it was only .98% of the total value in the column. I did the same for the </w:t>
      </w:r>
      <w:r w:rsidRPr="00A94B6F">
        <w:rPr>
          <w:b/>
          <w:i/>
        </w:rPr>
        <w:t>‘</w:t>
      </w:r>
      <w:r w:rsidRPr="00C24AB2">
        <w:rPr>
          <w:i/>
        </w:rPr>
        <w:t>Outage_sec_perweek’</w:t>
      </w:r>
      <w:r>
        <w:t xml:space="preserve"> where the values were in the neg. </w:t>
      </w:r>
      <w:r w:rsidR="00940699" w:rsidRPr="000E6968">
        <w:t>I applied imputation techniques to manage missing values. For example, I replaced missing values in the "</w:t>
      </w:r>
      <w:r w:rsidR="00940699" w:rsidRPr="0065425E">
        <w:rPr>
          <w:i/>
        </w:rPr>
        <w:t>Children</w:t>
      </w:r>
      <w:r w:rsidR="00940699" w:rsidRPr="000E6968">
        <w:t xml:space="preserve">" column with the median value, in the </w:t>
      </w:r>
      <w:r w:rsidR="004A06CE">
        <w:t>‘</w:t>
      </w:r>
      <w:r w:rsidR="00940699" w:rsidRPr="00C24AB2">
        <w:rPr>
          <w:i/>
        </w:rPr>
        <w:t>Age</w:t>
      </w:r>
      <w:r w:rsidR="004A06CE">
        <w:t>’</w:t>
      </w:r>
      <w:r w:rsidR="00940699" w:rsidRPr="000E6968">
        <w:t xml:space="preserve"> column with the mean value, in the "</w:t>
      </w:r>
      <w:r w:rsidR="00940699" w:rsidRPr="00AE560F">
        <w:rPr>
          <w:i/>
        </w:rPr>
        <w:t>Techie</w:t>
      </w:r>
      <w:r w:rsidR="00940699" w:rsidRPr="000E6968">
        <w:t xml:space="preserve">" column with the </w:t>
      </w:r>
      <w:r w:rsidR="00940699">
        <w:t>mode</w:t>
      </w:r>
      <w:r w:rsidR="00940699" w:rsidRPr="000E6968">
        <w:t xml:space="preserve"> value, </w:t>
      </w:r>
      <w:proofErr w:type="gramStart"/>
      <w:r w:rsidR="00940699">
        <w:t>etc</w:t>
      </w:r>
      <w:r w:rsidR="00940699" w:rsidRPr="000E6968">
        <w:t>.</w:t>
      </w:r>
      <w:proofErr w:type="gramEnd"/>
      <w:r w:rsidR="00940699" w:rsidRPr="000E6968">
        <w:t xml:space="preserve"> </w:t>
      </w:r>
    </w:p>
    <w:p w14:paraId="67B20A20" w14:textId="7400FD74" w:rsidR="00590057" w:rsidRDefault="000E6D61" w:rsidP="00CB0BBA">
      <w:pPr>
        <w:pStyle w:val="Heading5"/>
      </w:pPr>
      <w:r w:rsidRPr="00590057">
        <w:t>Outliers</w:t>
      </w:r>
      <w:r w:rsidR="00590057">
        <w:t>:</w:t>
      </w:r>
    </w:p>
    <w:p w14:paraId="3165A9AB" w14:textId="43BA934F" w:rsidR="000E6D61" w:rsidRDefault="00ED2AC5" w:rsidP="00323617">
      <w:pPr>
        <w:pStyle w:val="sectionbody"/>
      </w:pPr>
      <w:r>
        <w:t xml:space="preserve">I used </w:t>
      </w:r>
      <w:r w:rsidR="00C84DC1">
        <w:t>Imputation columns:</w:t>
      </w:r>
    </w:p>
    <w:p w14:paraId="61BC9730" w14:textId="2AA978D8" w:rsidR="00C84DC1" w:rsidRPr="00AA544F" w:rsidRDefault="00C84DC1" w:rsidP="00323617">
      <w:pPr>
        <w:pStyle w:val="sectionbody"/>
        <w:numPr>
          <w:ilvl w:val="0"/>
          <w:numId w:val="31"/>
        </w:numPr>
        <w:rPr>
          <w:b/>
        </w:rPr>
      </w:pPr>
      <w:r w:rsidRPr="00AA544F">
        <w:rPr>
          <w:b/>
          <w:bCs/>
        </w:rPr>
        <w:t>Email</w:t>
      </w:r>
      <w:r w:rsidR="00DA3306">
        <w:rPr>
          <w:b/>
          <w:bCs/>
        </w:rPr>
        <w:t xml:space="preserve"> – </w:t>
      </w:r>
      <w:r w:rsidR="00DA3306">
        <w:t xml:space="preserve">which only 12 outliers </w:t>
      </w:r>
      <w:r w:rsidR="00B35AF9">
        <w:t>imputation</w:t>
      </w:r>
      <w:r w:rsidR="00DA3306">
        <w:t xml:space="preserve"> </w:t>
      </w:r>
      <w:r w:rsidR="00B35AF9">
        <w:t>made the most logical sense.</w:t>
      </w:r>
    </w:p>
    <w:p w14:paraId="6CF27EB9" w14:textId="013D0DE9" w:rsidR="00DB3E32" w:rsidRDefault="00DB3E32" w:rsidP="00323617">
      <w:pPr>
        <w:pStyle w:val="sectionbody"/>
        <w:numPr>
          <w:ilvl w:val="0"/>
          <w:numId w:val="31"/>
        </w:numPr>
      </w:pPr>
      <w:r w:rsidRPr="00AA544F">
        <w:rPr>
          <w:b/>
          <w:bCs/>
        </w:rPr>
        <w:t>Population</w:t>
      </w:r>
      <w:r>
        <w:t xml:space="preserve"> – For this one I used Imputation because </w:t>
      </w:r>
      <w:r w:rsidR="00C8799C">
        <w:t xml:space="preserve">the populations seem </w:t>
      </w:r>
      <w:r w:rsidR="00A1561E">
        <w:t xml:space="preserve">either </w:t>
      </w:r>
      <w:r w:rsidR="004D414C">
        <w:t>too</w:t>
      </w:r>
      <w:r w:rsidR="00A1561E">
        <w:t xml:space="preserve"> high or </w:t>
      </w:r>
      <w:r w:rsidR="004D414C">
        <w:t>too</w:t>
      </w:r>
      <w:r w:rsidR="00A1561E">
        <w:t xml:space="preserve"> low are a city. Some areas have only a population of 2 while others have </w:t>
      </w:r>
      <w:proofErr w:type="gramStart"/>
      <w:r w:rsidR="00A1561E">
        <w:t>the</w:t>
      </w:r>
      <w:proofErr w:type="gramEnd"/>
      <w:r w:rsidR="00A1561E">
        <w:t xml:space="preserve"> population of a </w:t>
      </w:r>
      <w:proofErr w:type="gramStart"/>
      <w:r w:rsidR="00A1561E">
        <w:t>state as a whole</w:t>
      </w:r>
      <w:proofErr w:type="gramEnd"/>
      <w:r w:rsidR="00A1561E">
        <w:t>.</w:t>
      </w:r>
      <w:r w:rsidR="0014595A">
        <w:t xml:space="preserve"> Here I </w:t>
      </w:r>
      <w:r w:rsidR="00DE436A">
        <w:t>input</w:t>
      </w:r>
      <w:r w:rsidR="008D54D3">
        <w:t xml:space="preserve"> all the values that were above the </w:t>
      </w:r>
      <w:r w:rsidR="00803D23">
        <w:t>max whisker</w:t>
      </w:r>
      <w:r w:rsidR="003065E5">
        <w:t>, turned them to Nas and then imputed them will the median value.</w:t>
      </w:r>
    </w:p>
    <w:p w14:paraId="5BAA8792" w14:textId="68876B09" w:rsidR="00F82D8D" w:rsidRDefault="00F82D8D" w:rsidP="00323617">
      <w:pPr>
        <w:pStyle w:val="sectionbody"/>
      </w:pPr>
      <w:r>
        <w:t xml:space="preserve">I used </w:t>
      </w:r>
      <w:r w:rsidR="00FF65F3">
        <w:t>Exclusion</w:t>
      </w:r>
      <w:r>
        <w:t xml:space="preserve"> for columns</w:t>
      </w:r>
      <w:r w:rsidR="0005763C">
        <w:t>:</w:t>
      </w:r>
    </w:p>
    <w:p w14:paraId="67E17881" w14:textId="7ADA4EF3" w:rsidR="00F82D8D" w:rsidRPr="00431606" w:rsidRDefault="00343B00" w:rsidP="00323617">
      <w:pPr>
        <w:pStyle w:val="sectionbody"/>
        <w:numPr>
          <w:ilvl w:val="0"/>
          <w:numId w:val="34"/>
        </w:numPr>
      </w:pPr>
      <w:r w:rsidRPr="00431606">
        <w:t>Yearly_equip_</w:t>
      </w:r>
      <w:proofErr w:type="gramStart"/>
      <w:r w:rsidRPr="00431606">
        <w:t>failure</w:t>
      </w:r>
      <w:proofErr w:type="gramEnd"/>
    </w:p>
    <w:p w14:paraId="0EA1AC3B" w14:textId="207BD616" w:rsidR="00343B00" w:rsidRPr="00431606" w:rsidRDefault="00317429" w:rsidP="00323617">
      <w:pPr>
        <w:pStyle w:val="sectionbody"/>
        <w:numPr>
          <w:ilvl w:val="0"/>
          <w:numId w:val="34"/>
        </w:numPr>
      </w:pPr>
      <w:r w:rsidRPr="00431606">
        <w:t>Outage_sec_perweek</w:t>
      </w:r>
    </w:p>
    <w:p w14:paraId="110785C1" w14:textId="1CE43BE4" w:rsidR="00145099" w:rsidRPr="00431606" w:rsidRDefault="00145099" w:rsidP="00323617">
      <w:pPr>
        <w:pStyle w:val="sectionbody"/>
        <w:numPr>
          <w:ilvl w:val="0"/>
          <w:numId w:val="34"/>
        </w:numPr>
      </w:pPr>
      <w:r w:rsidRPr="00431606">
        <w:t xml:space="preserve">Children </w:t>
      </w:r>
    </w:p>
    <w:p w14:paraId="10CE73BA" w14:textId="3B3B784A" w:rsidR="002D64A1" w:rsidRPr="00431606" w:rsidRDefault="002D64A1" w:rsidP="00323617">
      <w:pPr>
        <w:pStyle w:val="sectionbody"/>
        <w:numPr>
          <w:ilvl w:val="0"/>
          <w:numId w:val="34"/>
        </w:numPr>
      </w:pPr>
      <w:r w:rsidRPr="00431606">
        <w:t>Contacts</w:t>
      </w:r>
    </w:p>
    <w:p w14:paraId="4101B788" w14:textId="26D6824D" w:rsidR="00370B52" w:rsidRDefault="00370B52" w:rsidP="00323617">
      <w:pPr>
        <w:pStyle w:val="sectionbody"/>
      </w:pPr>
      <w:r w:rsidRPr="00370B52">
        <w:t xml:space="preserve">Exclusion seemed like the best option because I </w:t>
      </w:r>
      <w:proofErr w:type="gramStart"/>
      <w:r w:rsidRPr="00370B52">
        <w:t>couldn’t</w:t>
      </w:r>
      <w:proofErr w:type="gramEnd"/>
      <w:r w:rsidRPr="00370B52">
        <w:t xml:space="preserve"> find a sensible reason to remove them. Equipment failure could be </w:t>
      </w:r>
      <w:proofErr w:type="gramStart"/>
      <w:r w:rsidRPr="00370B52">
        <w:t>several</w:t>
      </w:r>
      <w:proofErr w:type="gramEnd"/>
      <w:r w:rsidRPr="00370B52">
        <w:t xml:space="preserve"> things including user error. Children count per family can range dramatically based on income, religion, and culture. Outage time can </w:t>
      </w:r>
      <w:proofErr w:type="gramStart"/>
      <w:r w:rsidRPr="00370B52">
        <w:t>be affected</w:t>
      </w:r>
      <w:proofErr w:type="gramEnd"/>
      <w:r w:rsidRPr="00370B52">
        <w:t xml:space="preserve"> by where you live and the number of times a customer can range on the situation.</w:t>
      </w:r>
    </w:p>
    <w:p w14:paraId="4C4F1C2A" w14:textId="24D46293" w:rsidR="005F4868" w:rsidRPr="00431606" w:rsidRDefault="005F4868" w:rsidP="00323617">
      <w:pPr>
        <w:pStyle w:val="sectionbody"/>
      </w:pPr>
      <w:r w:rsidRPr="00431606">
        <w:t>I retained the following columns</w:t>
      </w:r>
      <w:r w:rsidR="0005763C" w:rsidRPr="00431606">
        <w:t>:</w:t>
      </w:r>
    </w:p>
    <w:p w14:paraId="2FEB323B" w14:textId="77777777" w:rsidR="005F4868" w:rsidRDefault="005F4868" w:rsidP="00323617">
      <w:pPr>
        <w:pStyle w:val="sectionbody"/>
        <w:numPr>
          <w:ilvl w:val="0"/>
          <w:numId w:val="33"/>
        </w:numPr>
      </w:pPr>
      <w:r w:rsidRPr="00AA544F">
        <w:rPr>
          <w:b/>
        </w:rPr>
        <w:t>MonthlyCharge</w:t>
      </w:r>
      <w:r>
        <w:t xml:space="preserve">- Because </w:t>
      </w:r>
      <w:r w:rsidR="00EC15BF">
        <w:t xml:space="preserve">a </w:t>
      </w:r>
      <w:r w:rsidR="001E0C37">
        <w:t>person’s</w:t>
      </w:r>
      <w:r w:rsidR="00EC15BF">
        <w:t xml:space="preserve"> bill can vary depending on service. And it only 3 that are </w:t>
      </w:r>
      <w:proofErr w:type="gramStart"/>
      <w:r w:rsidR="00EC15BF">
        <w:t>not far from</w:t>
      </w:r>
      <w:proofErr w:type="gramEnd"/>
      <w:r w:rsidR="00EC15BF">
        <w:t xml:space="preserve"> the </w:t>
      </w:r>
      <w:r w:rsidR="001E0C37">
        <w:t>whisker.</w:t>
      </w:r>
    </w:p>
    <w:p w14:paraId="55DBBD50" w14:textId="77AA4C4A" w:rsidR="00F367C5" w:rsidRDefault="00536F86" w:rsidP="00323617">
      <w:pPr>
        <w:pStyle w:val="sectionbody"/>
        <w:numPr>
          <w:ilvl w:val="0"/>
          <w:numId w:val="32"/>
        </w:numPr>
      </w:pPr>
      <w:r w:rsidRPr="00EC5854">
        <w:rPr>
          <w:b/>
          <w:bCs/>
        </w:rPr>
        <w:t>Income</w:t>
      </w:r>
      <w:r>
        <w:t xml:space="preserve"> – I </w:t>
      </w:r>
      <w:r w:rsidR="00E1776A">
        <w:t>retain</w:t>
      </w:r>
      <w:r w:rsidR="00F367C5">
        <w:t xml:space="preserve">ed </w:t>
      </w:r>
      <w:proofErr w:type="gramStart"/>
      <w:r w:rsidR="00F367C5">
        <w:t>most of</w:t>
      </w:r>
      <w:proofErr w:type="gramEnd"/>
      <w:r w:rsidR="00F367C5">
        <w:t xml:space="preserve"> </w:t>
      </w:r>
      <w:r w:rsidR="000055BB" w:rsidRPr="00EB7212">
        <w:rPr>
          <w:i/>
          <w:iCs/>
        </w:rPr>
        <w:t xml:space="preserve">the </w:t>
      </w:r>
      <w:r w:rsidR="000055BB">
        <w:rPr>
          <w:i/>
          <w:iCs/>
        </w:rPr>
        <w:t>I</w:t>
      </w:r>
      <w:r w:rsidR="000055BB" w:rsidRPr="00EB7212">
        <w:rPr>
          <w:i/>
          <w:iCs/>
        </w:rPr>
        <w:t>ncome</w:t>
      </w:r>
      <w:r w:rsidR="00EC5854">
        <w:t xml:space="preserve"> </w:t>
      </w:r>
      <w:r w:rsidR="008766AD">
        <w:t>except for</w:t>
      </w:r>
      <w:r w:rsidR="00EC5854">
        <w:t xml:space="preserve"> the values above 1</w:t>
      </w:r>
      <w:r w:rsidR="00DA3DD4">
        <w:t>30</w:t>
      </w:r>
      <w:r w:rsidR="00EC5854">
        <w:t xml:space="preserve">k since by looking at the boxplot everything above that was </w:t>
      </w:r>
      <w:r w:rsidR="006B7623">
        <w:t>scarce</w:t>
      </w:r>
      <w:r w:rsidR="0013091B">
        <w:t xml:space="preserve">. </w:t>
      </w:r>
    </w:p>
    <w:p w14:paraId="33726F78" w14:textId="77777777" w:rsidR="00431606" w:rsidRDefault="00840396" w:rsidP="00CB0BBA">
      <w:pPr>
        <w:pStyle w:val="Heading5"/>
      </w:pPr>
      <w:r w:rsidRPr="00CB0BBA">
        <w:t>Other data quality issues</w:t>
      </w:r>
      <w:r w:rsidR="00DC07DB" w:rsidRPr="00CB0BBA">
        <w:t>:</w:t>
      </w:r>
    </w:p>
    <w:p w14:paraId="365BF432" w14:textId="73B2F51E" w:rsidR="00DC07DB" w:rsidRDefault="00DC07DB" w:rsidP="00323617">
      <w:pPr>
        <w:pStyle w:val="sectionbody"/>
      </w:pPr>
      <w:r>
        <w:t>Here I renamed the columns name Item</w:t>
      </w:r>
      <w:r w:rsidR="0045424F">
        <w:t xml:space="preserve">1, Item2 </w:t>
      </w:r>
      <w:proofErr w:type="gramStart"/>
      <w:r w:rsidR="0045424F">
        <w:t>etc.</w:t>
      </w:r>
      <w:proofErr w:type="gramEnd"/>
      <w:r w:rsidR="0045424F">
        <w:t xml:space="preserve"> </w:t>
      </w:r>
      <w:r w:rsidR="00BC55E0">
        <w:t>I rounded the</w:t>
      </w:r>
      <w:r w:rsidR="00333584">
        <w:t xml:space="preserve"> Age column </w:t>
      </w:r>
      <w:r w:rsidR="00497CB2">
        <w:t xml:space="preserve">down </w:t>
      </w:r>
      <w:r w:rsidR="00333584">
        <w:t>to whole numbers</w:t>
      </w:r>
      <w:r w:rsidR="00BF3F67">
        <w:t xml:space="preserve"> and added 0s to the beginning of the zip codes that </w:t>
      </w:r>
      <w:r w:rsidR="00A72597">
        <w:t>were</w:t>
      </w:r>
      <w:r w:rsidR="00BF3F67">
        <w:t xml:space="preserve"> not complete to </w:t>
      </w:r>
      <w:r w:rsidR="004C5119">
        <w:t>give them the required 5 digits.</w:t>
      </w:r>
    </w:p>
    <w:p w14:paraId="34B56F23" w14:textId="77777777" w:rsidR="00431606" w:rsidRDefault="00360274" w:rsidP="003B086F">
      <w:pPr>
        <w:pStyle w:val="CaptionCallout"/>
      </w:pPr>
      <w:r>
        <w:t xml:space="preserve"> </w:t>
      </w:r>
      <w:bookmarkStart w:id="18" w:name="_Toc165893362"/>
      <w:r w:rsidRPr="00360274">
        <w:t>Summarize your work:</w:t>
      </w:r>
      <w:bookmarkEnd w:id="18"/>
    </w:p>
    <w:p w14:paraId="4052E3AE" w14:textId="77777777" w:rsidR="00431606" w:rsidRDefault="00C5306E" w:rsidP="00323617">
      <w:pPr>
        <w:pStyle w:val="sectionbody"/>
      </w:pPr>
      <w:r w:rsidRPr="001E2B69">
        <w:t xml:space="preserve">The </w:t>
      </w:r>
      <w:r w:rsidR="00A029FB" w:rsidRPr="001E2B69">
        <w:t xml:space="preserve">cleaning steps I took can </w:t>
      </w:r>
      <w:proofErr w:type="gramStart"/>
      <w:r w:rsidR="00A029FB" w:rsidRPr="001E2B69">
        <w:t>be broken</w:t>
      </w:r>
      <w:proofErr w:type="gramEnd"/>
      <w:r w:rsidR="00A029FB" w:rsidRPr="001E2B69">
        <w:t xml:space="preserve"> down into </w:t>
      </w:r>
      <w:r w:rsidR="00C61656" w:rsidRPr="001E2B69">
        <w:t xml:space="preserve">the following </w:t>
      </w:r>
      <w:r w:rsidR="00B6709A" w:rsidRPr="001E2B69">
        <w:t>steps</w:t>
      </w:r>
      <w:r w:rsidR="00C61656" w:rsidRPr="001E2B69">
        <w:t xml:space="preserve">. After </w:t>
      </w:r>
      <w:r w:rsidR="00B6709A" w:rsidRPr="001E2B69">
        <w:t>downloading</w:t>
      </w:r>
      <w:r w:rsidR="00C61656" w:rsidRPr="001E2B69">
        <w:t xml:space="preserve"> the dataset into R Studios, I ran the </w:t>
      </w:r>
      <w:r w:rsidR="00C61656" w:rsidRPr="00CA23DD">
        <w:rPr>
          <w:i/>
          <w:iCs/>
        </w:rPr>
        <w:t>summary()</w:t>
      </w:r>
      <w:r w:rsidR="00C61656" w:rsidRPr="001E2B69">
        <w:t xml:space="preserve"> </w:t>
      </w:r>
      <w:r w:rsidR="00B6709A" w:rsidRPr="001E2B69">
        <w:t xml:space="preserve">function to get a quick overview of what I was dealing with. </w:t>
      </w:r>
      <w:r w:rsidR="00733E56" w:rsidRPr="001E2B69">
        <w:t xml:space="preserve">Then I </w:t>
      </w:r>
      <w:r w:rsidR="00404B9D" w:rsidRPr="001E2B69">
        <w:t>ran</w:t>
      </w:r>
      <w:r w:rsidR="00733E56" w:rsidRPr="001E2B69">
        <w:t xml:space="preserve"> the </w:t>
      </w:r>
      <w:r w:rsidR="00733E56" w:rsidRPr="00CA23DD">
        <w:rPr>
          <w:i/>
          <w:iCs/>
        </w:rPr>
        <w:t>duplicate</w:t>
      </w:r>
      <w:r w:rsidR="00733E56" w:rsidRPr="001E2B69">
        <w:t xml:space="preserve"> </w:t>
      </w:r>
      <w:r w:rsidR="00404B9D" w:rsidRPr="001E2B69">
        <w:t>function and</w:t>
      </w:r>
      <w:r w:rsidR="00733E56" w:rsidRPr="001E2B69">
        <w:t xml:space="preserve"> confirmed that the dataset had no </w:t>
      </w:r>
      <w:r w:rsidR="00404B9D" w:rsidRPr="001E2B69">
        <w:t>duplicates,</w:t>
      </w:r>
      <w:r w:rsidR="00733E56" w:rsidRPr="001E2B69">
        <w:t xml:space="preserve"> so I was able to get cleaning</w:t>
      </w:r>
      <w:r w:rsidR="00B85720" w:rsidRPr="001E2B69">
        <w:t xml:space="preserve"> b</w:t>
      </w:r>
      <w:r w:rsidR="00B41DCB" w:rsidRPr="001E2B69">
        <w:t>y first</w:t>
      </w:r>
      <w:r w:rsidR="00140789" w:rsidRPr="001E2B69">
        <w:t xml:space="preserve"> </w:t>
      </w:r>
      <w:r w:rsidR="00166CCB" w:rsidRPr="001E2B69">
        <w:t xml:space="preserve">taking care of those “hidden-missing” values. </w:t>
      </w:r>
      <w:r w:rsidR="004143C4" w:rsidRPr="001E2B69">
        <w:t>For this step</w:t>
      </w:r>
      <w:r w:rsidR="00166CCB" w:rsidRPr="001E2B69">
        <w:t xml:space="preserve"> I found the percentage of the values in </w:t>
      </w:r>
      <w:r w:rsidR="00166CCB" w:rsidRPr="00CA23DD">
        <w:rPr>
          <w:i/>
          <w:iCs/>
        </w:rPr>
        <w:t>Population</w:t>
      </w:r>
      <w:r w:rsidR="00166CCB" w:rsidRPr="001E2B69">
        <w:t xml:space="preserve"> that </w:t>
      </w:r>
      <w:proofErr w:type="gramStart"/>
      <w:r w:rsidR="00166CCB" w:rsidRPr="001E2B69">
        <w:t>were marked</w:t>
      </w:r>
      <w:proofErr w:type="gramEnd"/>
      <w:r w:rsidR="00166CCB" w:rsidRPr="001E2B69">
        <w:t xml:space="preserve"> as 0 and </w:t>
      </w:r>
      <w:r w:rsidR="001322A2" w:rsidRPr="00CA23DD">
        <w:rPr>
          <w:i/>
          <w:iCs/>
        </w:rPr>
        <w:t>Outage_sec_perweek</w:t>
      </w:r>
      <w:r w:rsidR="00166CCB" w:rsidRPr="00CA23DD">
        <w:rPr>
          <w:i/>
          <w:iCs/>
        </w:rPr>
        <w:t xml:space="preserve"> </w:t>
      </w:r>
      <w:r w:rsidR="00166CCB" w:rsidRPr="001E2B69">
        <w:t xml:space="preserve">for the values that were in the negatives. Once I verified that they </w:t>
      </w:r>
      <w:r w:rsidR="00A40202" w:rsidRPr="001E2B69">
        <w:t>were under</w:t>
      </w:r>
      <w:r w:rsidR="00166CCB" w:rsidRPr="001E2B69">
        <w:t xml:space="preserve"> 1%</w:t>
      </w:r>
      <w:r w:rsidR="00924017" w:rsidRPr="001E2B69">
        <w:t>,</w:t>
      </w:r>
      <w:r w:rsidR="00166CCB" w:rsidRPr="001E2B69">
        <w:t xml:space="preserve"> I dropped them.</w:t>
      </w:r>
      <w:r w:rsidR="00487181" w:rsidRPr="001E2B69">
        <w:t xml:space="preserve"> Then I </w:t>
      </w:r>
      <w:r w:rsidR="00140789" w:rsidRPr="001E2B69">
        <w:t>g</w:t>
      </w:r>
      <w:r w:rsidR="00487181" w:rsidRPr="001E2B69">
        <w:t>ot</w:t>
      </w:r>
      <w:r w:rsidR="00140789" w:rsidRPr="001E2B69">
        <w:t xml:space="preserve"> a count and percentage of the missing values </w:t>
      </w:r>
      <w:r w:rsidR="00924017" w:rsidRPr="001E2B69">
        <w:t>for all</w:t>
      </w:r>
      <w:r w:rsidR="00140789" w:rsidRPr="001E2B69">
        <w:t xml:space="preserve"> </w:t>
      </w:r>
      <w:r w:rsidR="004631E4" w:rsidRPr="001E2B69">
        <w:t>columns. I</w:t>
      </w:r>
      <w:r w:rsidR="00DE3E10" w:rsidRPr="001E2B69">
        <w:t xml:space="preserve"> then ran code to create </w:t>
      </w:r>
      <w:r w:rsidR="008D3411" w:rsidRPr="001E2B69">
        <w:t>histograms</w:t>
      </w:r>
      <w:r w:rsidR="00DE3E10" w:rsidRPr="001E2B69">
        <w:t xml:space="preserve"> of e</w:t>
      </w:r>
      <w:r w:rsidR="009921B4" w:rsidRPr="001E2B69">
        <w:t xml:space="preserve">ach </w:t>
      </w:r>
      <w:r w:rsidR="008D3411" w:rsidRPr="001E2B69">
        <w:t xml:space="preserve">column </w:t>
      </w:r>
      <w:r w:rsidR="00845B56" w:rsidRPr="001E2B69">
        <w:t xml:space="preserve">with missing DATA so that I can find </w:t>
      </w:r>
      <w:r w:rsidR="004631E4" w:rsidRPr="001E2B69">
        <w:t>the distribution</w:t>
      </w:r>
      <w:r w:rsidR="00845B56" w:rsidRPr="001E2B69">
        <w:t xml:space="preserve"> of the list. Once I </w:t>
      </w:r>
      <w:r w:rsidR="004631E4" w:rsidRPr="001E2B69">
        <w:t xml:space="preserve">found that out, </w:t>
      </w:r>
      <w:r w:rsidR="008D22AF" w:rsidRPr="001E2B69">
        <w:t>I</w:t>
      </w:r>
      <w:r w:rsidR="00136AA3" w:rsidRPr="001E2B69">
        <w:t xml:space="preserve"> proceeded by</w:t>
      </w:r>
      <w:r w:rsidR="00B41DCB" w:rsidRPr="001E2B69">
        <w:t xml:space="preserve"> converting all the null</w:t>
      </w:r>
      <w:r w:rsidR="00963FAD" w:rsidRPr="001E2B69">
        <w:t xml:space="preserve"> </w:t>
      </w:r>
      <w:r w:rsidR="00B41DCB" w:rsidRPr="001E2B69">
        <w:t>n</w:t>
      </w:r>
      <w:r w:rsidR="00140789" w:rsidRPr="001E2B69">
        <w:t>/a v</w:t>
      </w:r>
      <w:r w:rsidR="00136AA3" w:rsidRPr="001E2B69">
        <w:t xml:space="preserve">alues </w:t>
      </w:r>
      <w:r w:rsidR="00666F2D" w:rsidRPr="001E2B69">
        <w:t xml:space="preserve">with either the mean, median or mode depending on the distribution of the </w:t>
      </w:r>
      <w:r w:rsidR="00404B9D" w:rsidRPr="001E2B69">
        <w:t>histogram</w:t>
      </w:r>
      <w:r w:rsidR="00060D59" w:rsidRPr="001E2B69">
        <w:t xml:space="preserve"> in a process called imputation</w:t>
      </w:r>
      <w:r w:rsidR="00404B9D" w:rsidRPr="001E2B69">
        <w:t>.</w:t>
      </w:r>
      <w:r w:rsidR="00E308B1" w:rsidRPr="001E2B69">
        <w:t xml:space="preserve"> </w:t>
      </w:r>
      <w:r w:rsidR="0051688C" w:rsidRPr="001E2B69">
        <w:t>Then verifying that the im</w:t>
      </w:r>
      <w:r w:rsidR="005A7542" w:rsidRPr="001E2B69">
        <w:t>p</w:t>
      </w:r>
      <w:r w:rsidR="0051688C" w:rsidRPr="001E2B69">
        <w:t xml:space="preserve">utations </w:t>
      </w:r>
      <w:proofErr w:type="gramStart"/>
      <w:r w:rsidR="0051688C" w:rsidRPr="001E2B69">
        <w:t>didn’t</w:t>
      </w:r>
      <w:proofErr w:type="gramEnd"/>
      <w:r w:rsidR="0051688C" w:rsidRPr="001E2B69">
        <w:t xml:space="preserve"> </w:t>
      </w:r>
      <w:r w:rsidR="005A7542" w:rsidRPr="001E2B69">
        <w:t>drastically</w:t>
      </w:r>
      <w:r w:rsidR="0051688C" w:rsidRPr="001E2B69">
        <w:t xml:space="preserve"> change the distribution of the </w:t>
      </w:r>
      <w:r w:rsidR="00EB665F" w:rsidRPr="001E2B69">
        <w:t xml:space="preserve">columns. </w:t>
      </w:r>
      <w:r w:rsidR="00060D59" w:rsidRPr="001E2B69">
        <w:t xml:space="preserve">I </w:t>
      </w:r>
      <w:r w:rsidR="00833111" w:rsidRPr="001E2B69">
        <w:t>finished</w:t>
      </w:r>
      <w:r w:rsidR="00060D59" w:rsidRPr="001E2B69">
        <w:t xml:space="preserve"> this step </w:t>
      </w:r>
      <w:r w:rsidR="007A2581" w:rsidRPr="001E2B69">
        <w:t>by</w:t>
      </w:r>
      <w:r w:rsidR="00EB665F" w:rsidRPr="001E2B69">
        <w:t xml:space="preserve"> </w:t>
      </w:r>
      <w:r w:rsidR="00DA66F9" w:rsidRPr="001E2B69">
        <w:t>running</w:t>
      </w:r>
      <w:r w:rsidR="00A46B05" w:rsidRPr="001E2B69">
        <w:t xml:space="preserve"> another count to make sure all n</w:t>
      </w:r>
      <w:r w:rsidR="004D7FFD" w:rsidRPr="001E2B69">
        <w:t xml:space="preserve">/as </w:t>
      </w:r>
      <w:proofErr w:type="gramStart"/>
      <w:r w:rsidR="004D7FFD" w:rsidRPr="001E2B69">
        <w:t>were cleared</w:t>
      </w:r>
      <w:proofErr w:type="gramEnd"/>
      <w:r w:rsidR="004D7FFD" w:rsidRPr="001E2B69">
        <w:t xml:space="preserve"> and processed to find the outliers.</w:t>
      </w:r>
      <w:r w:rsidR="00D85E0F" w:rsidRPr="001E2B69">
        <w:t xml:space="preserve"> </w:t>
      </w:r>
    </w:p>
    <w:p w14:paraId="7A7EE305" w14:textId="3703BACC" w:rsidR="00431606" w:rsidRDefault="004E39FD" w:rsidP="00323617">
      <w:pPr>
        <w:pStyle w:val="sectionbody"/>
      </w:pPr>
      <w:r>
        <w:t xml:space="preserve">To find the outliers </w:t>
      </w:r>
      <w:r w:rsidR="00B1491F">
        <w:t>I ran code to print a visual of all the</w:t>
      </w:r>
      <w:r w:rsidR="00A31D92">
        <w:t xml:space="preserve"> </w:t>
      </w:r>
      <w:r w:rsidR="001E4D3A">
        <w:t xml:space="preserve">quantitative </w:t>
      </w:r>
      <w:r w:rsidR="00A31D92">
        <w:t>columns</w:t>
      </w:r>
      <w:r w:rsidR="00204292">
        <w:t xml:space="preserve"> </w:t>
      </w:r>
      <w:r w:rsidR="00112616">
        <w:t>as boxplots</w:t>
      </w:r>
      <w:r w:rsidR="00D85E0F">
        <w:t xml:space="preserve"> shown in </w:t>
      </w:r>
      <w:hyperlink w:anchor="_Figure_19." w:history="1">
        <w:r w:rsidR="00D85E0F" w:rsidRPr="002F210E">
          <w:rPr>
            <w:rStyle w:val="Hyperlink"/>
          </w:rPr>
          <w:t>Figure 19</w:t>
        </w:r>
      </w:hyperlink>
      <w:r w:rsidR="00D85E0F">
        <w:t xml:space="preserve">. Here I was able to point out which columns had outliers and focus </w:t>
      </w:r>
      <w:r>
        <w:t>solely</w:t>
      </w:r>
      <w:r w:rsidR="006E6D3D">
        <w:t xml:space="preserve"> </w:t>
      </w:r>
      <w:r w:rsidR="00D85E0F">
        <w:t xml:space="preserve">on them </w:t>
      </w:r>
      <w:hyperlink w:anchor="_Figure_20" w:history="1">
        <w:r w:rsidR="00D85E0F" w:rsidRPr="00841B0C">
          <w:rPr>
            <w:rStyle w:val="Hyperlink"/>
          </w:rPr>
          <w:t>Figure 20</w:t>
        </w:r>
      </w:hyperlink>
      <w:r w:rsidR="00D85E0F">
        <w:t xml:space="preserve">. After viewing the list of the </w:t>
      </w:r>
      <w:r w:rsidR="00D85E0F" w:rsidRPr="00E80D27">
        <w:rPr>
          <w:i/>
          <w:iCs/>
        </w:rPr>
        <w:t>outlier_</w:t>
      </w:r>
      <w:r w:rsidR="00FF1B94" w:rsidRPr="00E80D27">
        <w:rPr>
          <w:i/>
          <w:iCs/>
        </w:rPr>
        <w:t>columns</w:t>
      </w:r>
      <w:r w:rsidR="00271E70" w:rsidRPr="00E80D27">
        <w:rPr>
          <w:b/>
          <w:bCs/>
          <w:i/>
          <w:iCs/>
        </w:rPr>
        <w:t xml:space="preserve"> </w:t>
      </w:r>
      <w:r w:rsidR="00271E70">
        <w:t xml:space="preserve">I </w:t>
      </w:r>
      <w:r w:rsidR="00A24B01">
        <w:t xml:space="preserve">ran code to </w:t>
      </w:r>
      <w:r w:rsidR="00271E70">
        <w:t>view</w:t>
      </w:r>
      <w:r w:rsidR="00844632">
        <w:t xml:space="preserve"> them one by one. </w:t>
      </w:r>
      <w:r w:rsidR="00806523">
        <w:t xml:space="preserve">I used the </w:t>
      </w:r>
      <w:r w:rsidR="003B3575">
        <w:t>Imputation</w:t>
      </w:r>
      <w:r w:rsidR="00890B2D">
        <w:t xml:space="preserve"> method</w:t>
      </w:r>
      <w:r w:rsidR="00806523">
        <w:t xml:space="preserve"> for </w:t>
      </w:r>
      <w:r w:rsidR="00806523" w:rsidRPr="00E80D27">
        <w:rPr>
          <w:i/>
          <w:iCs/>
        </w:rPr>
        <w:t>Email</w:t>
      </w:r>
      <w:r w:rsidR="00806523">
        <w:t xml:space="preserve"> and </w:t>
      </w:r>
      <w:r w:rsidR="00806523" w:rsidRPr="00E80D27">
        <w:rPr>
          <w:i/>
          <w:iCs/>
        </w:rPr>
        <w:t>P</w:t>
      </w:r>
      <w:r w:rsidR="000B2F56" w:rsidRPr="00E80D27">
        <w:rPr>
          <w:i/>
          <w:iCs/>
        </w:rPr>
        <w:t>opulation</w:t>
      </w:r>
      <w:r w:rsidR="000B2F56">
        <w:t>.</w:t>
      </w:r>
      <w:r w:rsidR="004D7FFD">
        <w:t xml:space="preserve"> </w:t>
      </w:r>
      <w:r w:rsidR="00334066">
        <w:t>Exclusion</w:t>
      </w:r>
      <w:r w:rsidR="00EA645A">
        <w:t xml:space="preserve"> for </w:t>
      </w:r>
      <w:r w:rsidR="007010D5" w:rsidRPr="00E80D27">
        <w:rPr>
          <w:i/>
          <w:iCs/>
        </w:rPr>
        <w:t>Children, Contacts, Year_equip</w:t>
      </w:r>
      <w:r w:rsidR="00800A1A" w:rsidRPr="00E80D27">
        <w:rPr>
          <w:i/>
          <w:iCs/>
        </w:rPr>
        <w:t>_failure</w:t>
      </w:r>
      <w:r w:rsidR="00CA3E03" w:rsidRPr="00E80D27">
        <w:rPr>
          <w:i/>
          <w:iCs/>
        </w:rPr>
        <w:t xml:space="preserve">, </w:t>
      </w:r>
      <w:r w:rsidR="0070365B">
        <w:t xml:space="preserve">part of </w:t>
      </w:r>
      <w:r w:rsidR="00CA3E03" w:rsidRPr="00E80D27">
        <w:rPr>
          <w:i/>
          <w:iCs/>
        </w:rPr>
        <w:t>Income, and O</w:t>
      </w:r>
      <w:r w:rsidR="0020136C" w:rsidRPr="00E80D27">
        <w:rPr>
          <w:i/>
          <w:iCs/>
        </w:rPr>
        <w:t>u</w:t>
      </w:r>
      <w:r w:rsidR="00CA3E03" w:rsidRPr="00E80D27">
        <w:rPr>
          <w:i/>
          <w:iCs/>
        </w:rPr>
        <w:t>tage_sec_perweek</w:t>
      </w:r>
      <w:r w:rsidR="0020136C" w:rsidRPr="00E80D27">
        <w:rPr>
          <w:i/>
          <w:iCs/>
        </w:rPr>
        <w:t xml:space="preserve">. </w:t>
      </w:r>
      <w:r w:rsidR="0020136C">
        <w:t xml:space="preserve">For </w:t>
      </w:r>
      <w:r w:rsidR="000C34A5" w:rsidRPr="00E80D27">
        <w:rPr>
          <w:i/>
          <w:iCs/>
        </w:rPr>
        <w:t xml:space="preserve">MonthlyCharge </w:t>
      </w:r>
      <w:r w:rsidR="0070365B">
        <w:t xml:space="preserve">and the </w:t>
      </w:r>
      <w:r w:rsidR="00DA3DD4">
        <w:t>values under 130</w:t>
      </w:r>
      <w:r w:rsidR="008A440B">
        <w:t xml:space="preserve">k in </w:t>
      </w:r>
      <w:r w:rsidR="008A440B" w:rsidRPr="00E80D27">
        <w:rPr>
          <w:i/>
          <w:iCs/>
        </w:rPr>
        <w:t xml:space="preserve">Income </w:t>
      </w:r>
      <w:r w:rsidR="008A440B">
        <w:t xml:space="preserve">I used retention. Once I was happy with the way the boxplots look </w:t>
      </w:r>
      <w:hyperlink w:anchor="_Figure_21" w:history="1">
        <w:r w:rsidR="008A440B" w:rsidRPr="008A440B">
          <w:rPr>
            <w:rStyle w:val="Hyperlink"/>
          </w:rPr>
          <w:t>Figure 21</w:t>
        </w:r>
      </w:hyperlink>
      <w:r w:rsidR="00A10E83">
        <w:t>. I</w:t>
      </w:r>
      <w:r w:rsidR="00675CA7">
        <w:t xml:space="preserve"> conclude</w:t>
      </w:r>
      <w:r w:rsidR="001B0A0C">
        <w:t>d</w:t>
      </w:r>
      <w:r w:rsidR="00A10E83">
        <w:t xml:space="preserve"> </w:t>
      </w:r>
      <w:r w:rsidR="00220E60">
        <w:t>by</w:t>
      </w:r>
      <w:r w:rsidR="00A10E83">
        <w:t xml:space="preserve"> </w:t>
      </w:r>
      <w:r w:rsidR="00E7258A">
        <w:t>renaming the Survey columns.</w:t>
      </w:r>
      <w:r w:rsidR="0019366C">
        <w:t xml:space="preserve"> </w:t>
      </w:r>
    </w:p>
    <w:p w14:paraId="70A98095" w14:textId="062159F2" w:rsidR="00187039" w:rsidRPr="00E80D27" w:rsidRDefault="00852174" w:rsidP="00323617">
      <w:pPr>
        <w:pStyle w:val="sectionbody"/>
        <w:rPr>
          <w:b/>
          <w:bCs/>
        </w:rPr>
      </w:pPr>
      <w:r>
        <w:t xml:space="preserve">Here I ran code to </w:t>
      </w:r>
      <w:r w:rsidR="00E7258A">
        <w:t>change each name on the columns between item1 and item8</w:t>
      </w:r>
      <w:r w:rsidR="008428E6">
        <w:t>.</w:t>
      </w:r>
      <w:r w:rsidR="00004449">
        <w:t xml:space="preserve"> While trying to figure this step </w:t>
      </w:r>
      <w:r w:rsidR="0039493A">
        <w:t>out,</w:t>
      </w:r>
      <w:r w:rsidR="00004449">
        <w:t xml:space="preserve"> I discovered that I needed to load </w:t>
      </w:r>
      <w:r w:rsidR="00A76FBE">
        <w:t xml:space="preserve">the </w:t>
      </w:r>
      <w:r w:rsidR="00A76FBE" w:rsidRPr="00E80D27">
        <w:rPr>
          <w:b/>
          <w:bCs/>
          <w:i/>
          <w:iCs/>
        </w:rPr>
        <w:t>library(magrittr)</w:t>
      </w:r>
      <w:r w:rsidR="00B72AE6" w:rsidRPr="00E80D27">
        <w:rPr>
          <w:b/>
          <w:bCs/>
          <w:i/>
          <w:iCs/>
        </w:rPr>
        <w:t>.</w:t>
      </w:r>
      <w:r w:rsidR="003B3575">
        <w:rPr>
          <w:b/>
          <w:bCs/>
          <w:i/>
          <w:iCs/>
        </w:rPr>
        <w:t xml:space="preserve"> </w:t>
      </w:r>
      <w:r w:rsidR="003B3575">
        <w:t>L</w:t>
      </w:r>
      <w:r w:rsidR="00B72AE6" w:rsidRPr="00035D60">
        <w:t>library(magrittr)</w:t>
      </w:r>
      <w:r w:rsidR="00B72AE6">
        <w:t xml:space="preserve"> </w:t>
      </w:r>
      <w:r w:rsidR="0067032A" w:rsidRPr="0067032A">
        <w:t>is a package in R that provides a set of operators to make your code more readable and expressive</w:t>
      </w:r>
      <w:r w:rsidR="0067032A">
        <w:t>. Then</w:t>
      </w:r>
      <w:r w:rsidR="008428E6">
        <w:t xml:space="preserve"> I gave them a clear and meaningful name so that the dataset is easier to understand and </w:t>
      </w:r>
      <w:r w:rsidR="00220E60">
        <w:t>go through.</w:t>
      </w:r>
      <w:r w:rsidR="00333584">
        <w:t xml:space="preserve"> </w:t>
      </w:r>
      <w:r w:rsidR="00A021A4">
        <w:t xml:space="preserve">Since the Age column had people’s ages as a </w:t>
      </w:r>
      <w:r w:rsidR="000055BB">
        <w:t>decimal,</w:t>
      </w:r>
      <w:r w:rsidR="00A021A4">
        <w:t xml:space="preserve"> I used the </w:t>
      </w:r>
      <w:r w:rsidR="00497CB2">
        <w:t>floor</w:t>
      </w:r>
      <w:r w:rsidR="0009060A">
        <w:t xml:space="preserve"> function to round them</w:t>
      </w:r>
      <w:r w:rsidR="00497CB2">
        <w:t xml:space="preserve"> down</w:t>
      </w:r>
      <w:r w:rsidR="0009060A">
        <w:t xml:space="preserve"> to the nearest number</w:t>
      </w:r>
      <w:r w:rsidR="007B467C">
        <w:t>.</w:t>
      </w:r>
      <w:r w:rsidR="004C5119">
        <w:t xml:space="preserve"> </w:t>
      </w:r>
      <w:r w:rsidR="008A3DE3">
        <w:t>“T</w:t>
      </w:r>
      <w:r w:rsidR="008A3DE3" w:rsidRPr="008A3DE3">
        <w:t xml:space="preserve">here are </w:t>
      </w:r>
      <w:proofErr w:type="gramStart"/>
      <w:r w:rsidR="008A3DE3" w:rsidRPr="008A3DE3">
        <w:t>several</w:t>
      </w:r>
      <w:proofErr w:type="gramEnd"/>
      <w:r w:rsidR="008A3DE3" w:rsidRPr="008A3DE3">
        <w:t xml:space="preserve"> states in the US that have zip codes starting with 0. These states include Alaska (AK), Connecticut (CT), Massachusetts (MA), Maine (ME), New Hampshire (NH), New Jersey (NJ), Puerto Rico (PR), Rhode Island (RI), Vermont (VT), Virgin Islands (VI), APO Europe (AE), and FPO Europe (AE)</w:t>
      </w:r>
      <w:r w:rsidR="008A3DE3">
        <w:t>”</w:t>
      </w:r>
      <w:sdt>
        <w:sdtPr>
          <w:id w:val="-1725671528"/>
          <w:citation/>
        </w:sdtPr>
        <w:sdtEndPr/>
        <w:sdtContent>
          <w:r w:rsidR="00804FAE">
            <w:fldChar w:fldCharType="begin"/>
          </w:r>
          <w:r w:rsidR="00804FAE">
            <w:instrText xml:space="preserve"> CITATION Car27 \l 1033 </w:instrText>
          </w:r>
          <w:r w:rsidR="00804FAE">
            <w:fldChar w:fldCharType="separate"/>
          </w:r>
          <w:r w:rsidR="00BA704E">
            <w:rPr>
              <w:noProof/>
            </w:rPr>
            <w:t xml:space="preserve"> (Sanford, 27)</w:t>
          </w:r>
          <w:r w:rsidR="00804FAE">
            <w:fldChar w:fldCharType="end"/>
          </w:r>
        </w:sdtContent>
      </w:sdt>
      <w:r w:rsidR="00804FAE">
        <w:t>. For these Zip I had to run</w:t>
      </w:r>
      <w:r w:rsidR="00A72597">
        <w:t xml:space="preserve"> the sprintf() function to add the missing zeros to the beginning of the zip code and complete the entry.</w:t>
      </w:r>
    </w:p>
    <w:p w14:paraId="56BC8874" w14:textId="77777777" w:rsidR="00391C19" w:rsidRDefault="00AD0241" w:rsidP="003B086F">
      <w:pPr>
        <w:pStyle w:val="CaptionCallout"/>
      </w:pPr>
      <w:r>
        <w:t xml:space="preserve"> </w:t>
      </w:r>
      <w:bookmarkStart w:id="19" w:name="_Toc165893363"/>
      <w:r w:rsidR="00360274" w:rsidRPr="00360274">
        <w:t>The Treatment Code</w:t>
      </w:r>
      <w:r w:rsidR="00E05F25">
        <w:t>:</w:t>
      </w:r>
      <w:bookmarkEnd w:id="19"/>
      <w:r w:rsidR="00187039">
        <w:t xml:space="preserve"> </w:t>
      </w:r>
      <w:bookmarkStart w:id="20" w:name="_Hlk165740030"/>
      <w:r w:rsidR="002D0DBE">
        <w:t xml:space="preserve"> </w:t>
      </w:r>
    </w:p>
    <w:p w14:paraId="39288424" w14:textId="13E1C12D" w:rsidR="00AD0241" w:rsidRPr="00360274" w:rsidRDefault="0039493A" w:rsidP="00323617">
      <w:pPr>
        <w:pStyle w:val="sectionbody"/>
        <w:rPr>
          <w:b/>
          <w:bCs/>
        </w:rPr>
      </w:pPr>
      <w:r w:rsidRPr="0039493A">
        <w:t xml:space="preserve">See code attached. Filename: </w:t>
      </w:r>
      <w:r w:rsidRPr="002D0DBE">
        <w:rPr>
          <w:u w:val="single"/>
        </w:rPr>
        <w:t>data_treatment_kg.R</w:t>
      </w:r>
    </w:p>
    <w:bookmarkEnd w:id="20"/>
    <w:p w14:paraId="7BA72BA1" w14:textId="0F3988BC" w:rsidR="00AD0241" w:rsidRPr="007A0B5B" w:rsidRDefault="00CE518F" w:rsidP="00CB0BBA">
      <w:pPr>
        <w:pStyle w:val="Heading5"/>
      </w:pPr>
      <w:r w:rsidRPr="00232336">
        <w:t>Duplicates</w:t>
      </w:r>
      <w:r w:rsidR="00AD0241" w:rsidRPr="007A0B5B">
        <w:t>:</w:t>
      </w:r>
    </w:p>
    <w:p w14:paraId="743E29B6" w14:textId="6C02156C" w:rsidR="00CE518F" w:rsidRPr="006B2313" w:rsidRDefault="00CE518F" w:rsidP="00A11641">
      <w:pPr>
        <w:pStyle w:val="NoSpacing"/>
        <w:rPr>
          <w:color w:val="538135" w:themeColor="accent6" w:themeShade="BF"/>
        </w:rPr>
      </w:pPr>
      <w:r w:rsidRPr="006B2313">
        <w:rPr>
          <w:color w:val="538135" w:themeColor="accent6" w:themeShade="BF"/>
        </w:rPr>
        <w:t>#</w:t>
      </w:r>
      <w:r w:rsidR="00187039" w:rsidRPr="006B2313">
        <w:rPr>
          <w:color w:val="538135" w:themeColor="accent6" w:themeShade="BF"/>
        </w:rPr>
        <w:t>There</w:t>
      </w:r>
      <w:r w:rsidRPr="006B2313">
        <w:rPr>
          <w:color w:val="538135" w:themeColor="accent6" w:themeShade="BF"/>
        </w:rPr>
        <w:t xml:space="preserve"> were no duplicates to treat</w:t>
      </w:r>
    </w:p>
    <w:p w14:paraId="3EF99FEE" w14:textId="69A7C85F" w:rsidR="00AD0241" w:rsidRPr="007A0B5B" w:rsidRDefault="00AD0241" w:rsidP="00CB0BBA">
      <w:pPr>
        <w:pStyle w:val="Heading5"/>
      </w:pPr>
      <w:r w:rsidRPr="007A0B5B">
        <w:t>Missing Values:</w:t>
      </w:r>
    </w:p>
    <w:p w14:paraId="4390D9F0" w14:textId="77777777" w:rsidR="00C762CC" w:rsidRPr="006B2313" w:rsidRDefault="00C762CC" w:rsidP="001D199C">
      <w:pPr>
        <w:pStyle w:val="NoSpacing"/>
        <w:rPr>
          <w:color w:val="538135" w:themeColor="accent6" w:themeShade="BF"/>
        </w:rPr>
      </w:pPr>
      <w:r w:rsidRPr="006B2313">
        <w:rPr>
          <w:color w:val="538135" w:themeColor="accent6" w:themeShade="BF"/>
        </w:rPr>
        <w:t>#treating missing values and hidden missing values</w:t>
      </w:r>
    </w:p>
    <w:p w14:paraId="2705B2EB" w14:textId="77777777" w:rsidR="00C762CC" w:rsidRPr="006B2313" w:rsidRDefault="00C762CC" w:rsidP="001D199C">
      <w:pPr>
        <w:pStyle w:val="NoSpacing"/>
        <w:rPr>
          <w:color w:val="538135" w:themeColor="accent6" w:themeShade="BF"/>
        </w:rPr>
      </w:pPr>
      <w:r w:rsidRPr="006B2313">
        <w:rPr>
          <w:color w:val="538135" w:themeColor="accent6" w:themeShade="BF"/>
        </w:rPr>
        <w:t># Check summary statistics of the population column</w:t>
      </w:r>
    </w:p>
    <w:p w14:paraId="20AD95F9" w14:textId="77777777" w:rsidR="00C762CC" w:rsidRPr="001D199C" w:rsidRDefault="00C762CC" w:rsidP="001D199C">
      <w:pPr>
        <w:pStyle w:val="NoSpacing"/>
      </w:pPr>
      <w:r w:rsidRPr="001D199C">
        <w:t>summary(churn$Population)</w:t>
      </w:r>
    </w:p>
    <w:p w14:paraId="3E5F3890" w14:textId="77777777" w:rsidR="00C762CC" w:rsidRPr="006B2313" w:rsidRDefault="00C762CC" w:rsidP="001D199C">
      <w:pPr>
        <w:pStyle w:val="NoSpacing"/>
        <w:rPr>
          <w:color w:val="538135" w:themeColor="accent6" w:themeShade="BF"/>
        </w:rPr>
      </w:pPr>
      <w:r w:rsidRPr="006B2313">
        <w:rPr>
          <w:color w:val="538135" w:themeColor="accent6" w:themeShade="BF"/>
        </w:rPr>
        <w:t># Check the number of rows before and after removal</w:t>
      </w:r>
    </w:p>
    <w:p w14:paraId="6609D49C" w14:textId="77777777" w:rsidR="00C762CC" w:rsidRPr="001D199C" w:rsidRDefault="00C762CC" w:rsidP="001D199C">
      <w:pPr>
        <w:pStyle w:val="NoSpacing"/>
      </w:pPr>
      <w:r w:rsidRPr="001D199C">
        <w:t>print(paste(</w:t>
      </w:r>
      <w:r w:rsidRPr="001D199C">
        <w:rPr>
          <w:color w:val="538135" w:themeColor="accent6" w:themeShade="BF"/>
        </w:rPr>
        <w:t>"Number of rows before removal:"</w:t>
      </w:r>
      <w:r w:rsidRPr="001D199C">
        <w:t>, nrow(churn)))</w:t>
      </w:r>
    </w:p>
    <w:p w14:paraId="222E5EE2" w14:textId="77777777" w:rsidR="00C762CC" w:rsidRPr="006B2313" w:rsidRDefault="00C762CC" w:rsidP="001D199C">
      <w:pPr>
        <w:pStyle w:val="NoSpacing"/>
        <w:rPr>
          <w:color w:val="538135" w:themeColor="accent6" w:themeShade="BF"/>
        </w:rPr>
      </w:pPr>
      <w:r w:rsidRPr="006B2313">
        <w:rPr>
          <w:color w:val="538135" w:themeColor="accent6" w:themeShade="BF"/>
        </w:rPr>
        <w:t># Remove rows where population is 0</w:t>
      </w:r>
    </w:p>
    <w:p w14:paraId="67FAC164" w14:textId="77777777" w:rsidR="00C762CC" w:rsidRPr="00E475E9" w:rsidRDefault="00C762CC" w:rsidP="001D199C">
      <w:pPr>
        <w:pStyle w:val="NoSpacing"/>
        <w:rPr>
          <w:color w:val="000000" w:themeColor="text1"/>
        </w:rPr>
      </w:pPr>
      <w:r w:rsidRPr="00E475E9">
        <w:rPr>
          <w:color w:val="000000" w:themeColor="text1"/>
        </w:rPr>
        <w:t xml:space="preserve">churn &lt;- subset(churn, Population != </w:t>
      </w:r>
      <w:r w:rsidRPr="00CD26AC">
        <w:rPr>
          <w:color w:val="0000FF"/>
        </w:rPr>
        <w:t>0</w:t>
      </w:r>
      <w:r w:rsidRPr="00E475E9">
        <w:rPr>
          <w:color w:val="000000" w:themeColor="text1"/>
        </w:rPr>
        <w:t>)</w:t>
      </w:r>
    </w:p>
    <w:p w14:paraId="19DA0980" w14:textId="77777777" w:rsidR="00C762CC" w:rsidRPr="006B2313" w:rsidRDefault="00C762CC" w:rsidP="001D199C">
      <w:pPr>
        <w:pStyle w:val="NoSpacing"/>
        <w:rPr>
          <w:color w:val="538135" w:themeColor="accent6" w:themeShade="BF"/>
        </w:rPr>
      </w:pPr>
      <w:r w:rsidRPr="006B2313">
        <w:rPr>
          <w:color w:val="538135" w:themeColor="accent6" w:themeShade="BF"/>
        </w:rPr>
        <w:t># Check the number of rows after removal</w:t>
      </w:r>
    </w:p>
    <w:p w14:paraId="2E95A624" w14:textId="5CAB23C1" w:rsidR="00C762CC" w:rsidRPr="00E475E9" w:rsidRDefault="00C762CC" w:rsidP="001D199C">
      <w:pPr>
        <w:pStyle w:val="NoSpacing"/>
        <w:rPr>
          <w:color w:val="000000" w:themeColor="text1"/>
        </w:rPr>
      </w:pPr>
      <w:r w:rsidRPr="00E475E9">
        <w:rPr>
          <w:color w:val="000000" w:themeColor="text1"/>
        </w:rPr>
        <w:t>print(paste(</w:t>
      </w:r>
      <w:r w:rsidRPr="00E475E9">
        <w:rPr>
          <w:color w:val="538135" w:themeColor="accent6" w:themeShade="BF"/>
        </w:rPr>
        <w:t>"Number of rows after removal:"</w:t>
      </w:r>
      <w:r w:rsidRPr="00E475E9">
        <w:rPr>
          <w:color w:val="000000" w:themeColor="text1"/>
        </w:rPr>
        <w:t>, nrow(churn)))</w:t>
      </w:r>
    </w:p>
    <w:p w14:paraId="31C61DEA" w14:textId="77777777" w:rsidR="00E475E9" w:rsidRDefault="00E475E9" w:rsidP="001D199C">
      <w:pPr>
        <w:pStyle w:val="NoSpacing"/>
      </w:pPr>
    </w:p>
    <w:p w14:paraId="13E86842" w14:textId="77777777" w:rsidR="00CD26AC" w:rsidRPr="006B2313" w:rsidRDefault="00CD26AC" w:rsidP="00CD26AC">
      <w:pPr>
        <w:pStyle w:val="NoSpacing"/>
        <w:rPr>
          <w:color w:val="538135" w:themeColor="accent6" w:themeShade="BF"/>
        </w:rPr>
      </w:pPr>
      <w:r w:rsidRPr="006B2313">
        <w:rPr>
          <w:color w:val="538135" w:themeColor="accent6" w:themeShade="BF"/>
        </w:rPr>
        <w:t># Check the number of rows before removal</w:t>
      </w:r>
    </w:p>
    <w:p w14:paraId="55F47914" w14:textId="77777777" w:rsidR="00CD26AC" w:rsidRPr="00CD26AC" w:rsidRDefault="00CD26AC" w:rsidP="00CD26AC">
      <w:pPr>
        <w:pStyle w:val="NoSpacing"/>
      </w:pPr>
      <w:r w:rsidRPr="00CD26AC">
        <w:t>print(paste(</w:t>
      </w:r>
      <w:r w:rsidRPr="00CD26AC">
        <w:rPr>
          <w:color w:val="538135" w:themeColor="accent6" w:themeShade="BF"/>
        </w:rPr>
        <w:t>"Number of rows before removal:"</w:t>
      </w:r>
      <w:r w:rsidRPr="00CD26AC">
        <w:t>, nrow(churn)))</w:t>
      </w:r>
    </w:p>
    <w:p w14:paraId="1ED5CA96" w14:textId="77777777" w:rsidR="00CD26AC" w:rsidRPr="006B2313" w:rsidRDefault="00CD26AC" w:rsidP="00CD26AC">
      <w:pPr>
        <w:pStyle w:val="NoSpacing"/>
        <w:rPr>
          <w:color w:val="538135" w:themeColor="accent6" w:themeShade="BF"/>
        </w:rPr>
      </w:pPr>
      <w:r w:rsidRPr="006B2313">
        <w:rPr>
          <w:color w:val="538135" w:themeColor="accent6" w:themeShade="BF"/>
        </w:rPr>
        <w:t># Remove rows where Outage_sec_perweek is negative</w:t>
      </w:r>
    </w:p>
    <w:p w14:paraId="0AC99990" w14:textId="77777777" w:rsidR="00CD26AC" w:rsidRPr="00CD26AC" w:rsidRDefault="00CD26AC" w:rsidP="00CD26AC">
      <w:pPr>
        <w:pStyle w:val="NoSpacing"/>
      </w:pPr>
      <w:r w:rsidRPr="00CD26AC">
        <w:t xml:space="preserve">churn &lt;- subset(churn, Outage_sec_perweek &gt;= </w:t>
      </w:r>
      <w:r w:rsidRPr="00CD26AC">
        <w:rPr>
          <w:color w:val="0000FF"/>
        </w:rPr>
        <w:t>0</w:t>
      </w:r>
      <w:r w:rsidRPr="00CD26AC">
        <w:t>)</w:t>
      </w:r>
    </w:p>
    <w:p w14:paraId="7314DE36" w14:textId="77777777" w:rsidR="00CD26AC" w:rsidRPr="006B2313" w:rsidRDefault="00CD26AC" w:rsidP="00CD26AC">
      <w:pPr>
        <w:pStyle w:val="NoSpacing"/>
        <w:rPr>
          <w:color w:val="538135" w:themeColor="accent6" w:themeShade="BF"/>
        </w:rPr>
      </w:pPr>
      <w:r w:rsidRPr="006B2313">
        <w:rPr>
          <w:color w:val="538135" w:themeColor="accent6" w:themeShade="BF"/>
        </w:rPr>
        <w:t># Check the number of rows after removal</w:t>
      </w:r>
    </w:p>
    <w:p w14:paraId="7219B7A5" w14:textId="029DA09A" w:rsidR="00CD26AC" w:rsidRPr="00CD26AC" w:rsidRDefault="00CD26AC" w:rsidP="00CD26AC">
      <w:pPr>
        <w:pStyle w:val="NoSpacing"/>
      </w:pPr>
      <w:r w:rsidRPr="00CD26AC">
        <w:t>print(paste(</w:t>
      </w:r>
      <w:r w:rsidRPr="00CD26AC">
        <w:rPr>
          <w:color w:val="538135" w:themeColor="accent6" w:themeShade="BF"/>
        </w:rPr>
        <w:t>"Number of rows after removal:"</w:t>
      </w:r>
      <w:r w:rsidRPr="00CD26AC">
        <w:t>, nrow(churn)))</w:t>
      </w:r>
    </w:p>
    <w:p w14:paraId="3F3048EF" w14:textId="77777777" w:rsidR="00CD26AC" w:rsidRPr="00CD26AC" w:rsidRDefault="00CD26AC" w:rsidP="00CD26AC">
      <w:pPr>
        <w:pStyle w:val="NoSpacing"/>
      </w:pPr>
    </w:p>
    <w:p w14:paraId="3757D68F" w14:textId="1249BC36" w:rsidR="00300DE7" w:rsidRPr="00A11641" w:rsidRDefault="00300DE7" w:rsidP="001D199C">
      <w:pPr>
        <w:pStyle w:val="NoSpacing"/>
        <w:rPr>
          <w:color w:val="538135" w:themeColor="accent6" w:themeShade="BF"/>
        </w:rPr>
      </w:pPr>
      <w:r w:rsidRPr="00A11641">
        <w:rPr>
          <w:color w:val="538135" w:themeColor="accent6" w:themeShade="BF"/>
        </w:rPr>
        <w:t>#Finding the Mean, Median and Mode</w:t>
      </w:r>
    </w:p>
    <w:p w14:paraId="3FCF00B2" w14:textId="77777777" w:rsidR="00300DE7" w:rsidRDefault="00300DE7" w:rsidP="001D199C">
      <w:pPr>
        <w:pStyle w:val="NoSpacing"/>
      </w:pPr>
      <w:r w:rsidRPr="00A11641">
        <w:rPr>
          <w:i/>
          <w:iCs/>
          <w:color w:val="538135" w:themeColor="accent6" w:themeShade="BF"/>
        </w:rPr>
        <w:t># Imputation Type: Mean for Age column</w:t>
      </w:r>
      <w:r>
        <w:rPr>
          <w:i/>
          <w:iCs/>
        </w:rPr>
        <w:br/>
      </w:r>
      <w:r w:rsidRPr="00F93856">
        <w:t xml:space="preserve">mean_value &lt;- mean(churn$Age, na.rm = </w:t>
      </w:r>
      <w:r w:rsidRPr="00F93856">
        <w:rPr>
          <w:color w:val="0000FF"/>
        </w:rPr>
        <w:t>TRUE</w:t>
      </w:r>
      <w:r w:rsidRPr="00F93856">
        <w:t>)</w:t>
      </w:r>
      <w:r w:rsidRPr="00F93856">
        <w:rPr>
          <w:i/>
          <w:iCs/>
        </w:rPr>
        <w:br/>
      </w:r>
      <w:r w:rsidRPr="00F93856">
        <w:t>churn$Age[is.na(churn$Age)] &lt;- mean_value</w:t>
      </w:r>
    </w:p>
    <w:p w14:paraId="035A70DA" w14:textId="77777777" w:rsidR="00300DE7" w:rsidRDefault="00300DE7" w:rsidP="001D199C">
      <w:pPr>
        <w:pStyle w:val="NoSpacing"/>
      </w:pPr>
    </w:p>
    <w:p w14:paraId="5448F755" w14:textId="77777777" w:rsidR="00AE4C73" w:rsidRPr="006B2313" w:rsidRDefault="00300DE7" w:rsidP="001D199C">
      <w:pPr>
        <w:pStyle w:val="NoSpacing"/>
        <w:rPr>
          <w:color w:val="538135" w:themeColor="accent6" w:themeShade="BF"/>
        </w:rPr>
      </w:pPr>
      <w:r w:rsidRPr="006B2313">
        <w:rPr>
          <w:i/>
          <w:iCs/>
          <w:color w:val="538135" w:themeColor="accent6" w:themeShade="BF"/>
        </w:rPr>
        <w:t># Function for median</w:t>
      </w:r>
    </w:p>
    <w:p w14:paraId="776D8215" w14:textId="20616ABF" w:rsidR="00AE4C73" w:rsidRDefault="00300DE7" w:rsidP="001D199C">
      <w:pPr>
        <w:pStyle w:val="NoSpacing"/>
      </w:pPr>
      <w:r w:rsidRPr="00F93856">
        <w:t xml:space="preserve">median_impute &lt;- </w:t>
      </w:r>
      <w:r w:rsidRPr="00F93856">
        <w:rPr>
          <w:color w:val="0000FF"/>
        </w:rPr>
        <w:t>function</w:t>
      </w:r>
      <w:r w:rsidRPr="00F93856">
        <w:t>(data, column_name) {</w:t>
      </w:r>
      <w:r w:rsidRPr="00F93856">
        <w:br/>
        <w:t xml:space="preserve">median_value &lt;- median(data[[column_name]], na.rm = </w:t>
      </w:r>
      <w:r w:rsidRPr="00F93856">
        <w:rPr>
          <w:color w:val="0000FF"/>
        </w:rPr>
        <w:t>TRUE</w:t>
      </w:r>
      <w:r w:rsidRPr="00F93856">
        <w:t>)</w:t>
      </w:r>
      <w:r w:rsidRPr="00F93856">
        <w:br/>
        <w:t>data[[column_name]][is.na(data[[column_name]])] &lt;- median_value</w:t>
      </w:r>
      <w:r w:rsidRPr="00F93856">
        <w:br/>
      </w:r>
      <w:r w:rsidRPr="00F93856">
        <w:rPr>
          <w:color w:val="0000FF"/>
        </w:rPr>
        <w:t>return</w:t>
      </w:r>
      <w:r w:rsidRPr="00F93856">
        <w:t>(data)</w:t>
      </w:r>
    </w:p>
    <w:p w14:paraId="3FA819E9" w14:textId="3F5693B6" w:rsidR="00300DE7" w:rsidRDefault="00300DE7" w:rsidP="00AE4C73">
      <w:pPr>
        <w:pStyle w:val="NoSpacing"/>
      </w:pPr>
      <w:r w:rsidRPr="00F93856">
        <w:t>}</w:t>
      </w:r>
    </w:p>
    <w:p w14:paraId="3C131E62" w14:textId="77777777" w:rsidR="00796A70" w:rsidRPr="006B2313" w:rsidRDefault="00796A70" w:rsidP="00796A70">
      <w:pPr>
        <w:pStyle w:val="NoSpacing"/>
        <w:rPr>
          <w:color w:val="538135" w:themeColor="accent6" w:themeShade="BF"/>
        </w:rPr>
      </w:pPr>
      <w:r w:rsidRPr="006B2313">
        <w:rPr>
          <w:color w:val="538135" w:themeColor="accent6" w:themeShade="BF"/>
        </w:rPr>
        <w:t># Function for mode</w:t>
      </w:r>
    </w:p>
    <w:p w14:paraId="7D76160B" w14:textId="77777777" w:rsidR="002A65EB" w:rsidRDefault="00796A70" w:rsidP="002A65EB">
      <w:pPr>
        <w:pStyle w:val="NoSpacing"/>
      </w:pPr>
      <w:r w:rsidRPr="00AE4C73">
        <w:t xml:space="preserve">get_mode &lt;- </w:t>
      </w:r>
      <w:r w:rsidRPr="00AE4C73">
        <w:rPr>
          <w:color w:val="0000FF"/>
        </w:rPr>
        <w:t>function</w:t>
      </w:r>
      <w:r w:rsidRPr="00AE4C73">
        <w:t>(x) {</w:t>
      </w:r>
    </w:p>
    <w:p w14:paraId="71A84D8B" w14:textId="77777777" w:rsidR="002A65EB" w:rsidRDefault="00796A70" w:rsidP="002A65EB">
      <w:pPr>
        <w:pStyle w:val="NoSpacing"/>
        <w:ind w:firstLine="0"/>
      </w:pPr>
      <w:proofErr w:type="spellStart"/>
      <w:r w:rsidRPr="00AE4C73">
        <w:t>ux</w:t>
      </w:r>
      <w:proofErr w:type="spellEnd"/>
      <w:r w:rsidRPr="00AE4C73">
        <w:t xml:space="preserve"> &lt;- unique(x)</w:t>
      </w:r>
    </w:p>
    <w:p w14:paraId="0FE687AD" w14:textId="77777777" w:rsidR="002A65EB" w:rsidRDefault="00796A70" w:rsidP="002A65EB">
      <w:pPr>
        <w:pStyle w:val="NoSpacing"/>
        <w:ind w:firstLine="0"/>
      </w:pPr>
      <w:r w:rsidRPr="00AE4C73">
        <w:t xml:space="preserve">mode &lt;- </w:t>
      </w:r>
      <w:proofErr w:type="spellStart"/>
      <w:r w:rsidRPr="00AE4C73">
        <w:t>ux</w:t>
      </w:r>
      <w:proofErr w:type="spellEnd"/>
      <w:r w:rsidRPr="00AE4C73">
        <w:t>[</w:t>
      </w:r>
      <w:proofErr w:type="spellStart"/>
      <w:r w:rsidRPr="00AE4C73">
        <w:t>which.max</w:t>
      </w:r>
      <w:proofErr w:type="spellEnd"/>
      <w:r w:rsidRPr="00AE4C73">
        <w:t xml:space="preserve">(tabulate(match(x, </w:t>
      </w:r>
      <w:proofErr w:type="spellStart"/>
      <w:r w:rsidRPr="00AE4C73">
        <w:t>ux</w:t>
      </w:r>
      <w:proofErr w:type="spellEnd"/>
      <w:r w:rsidRPr="00AE4C73">
        <w:t>)))]</w:t>
      </w:r>
    </w:p>
    <w:p w14:paraId="7D63828E" w14:textId="4D033A75" w:rsidR="00796A70" w:rsidRPr="00AE4C73" w:rsidRDefault="00796A70" w:rsidP="002A65EB">
      <w:pPr>
        <w:pStyle w:val="NoSpacing"/>
        <w:ind w:firstLine="0"/>
      </w:pPr>
      <w:r w:rsidRPr="00AE4C73">
        <w:rPr>
          <w:color w:val="0000FF"/>
        </w:rPr>
        <w:t>return</w:t>
      </w:r>
      <w:r w:rsidRPr="00AE4C73">
        <w:t>(mode)</w:t>
      </w:r>
    </w:p>
    <w:p w14:paraId="2EF6DAC2" w14:textId="67DDA5C2" w:rsidR="00300DE7" w:rsidRDefault="00796A70" w:rsidP="00AE4C73">
      <w:pPr>
        <w:pStyle w:val="NoSpacing"/>
      </w:pPr>
      <w:r w:rsidRPr="00AE4C73">
        <w:t>}</w:t>
      </w:r>
    </w:p>
    <w:p w14:paraId="32D8030E" w14:textId="77777777" w:rsidR="001E4A91" w:rsidRDefault="001E4A91" w:rsidP="001E4A91">
      <w:pPr>
        <w:pStyle w:val="NoSpacing"/>
      </w:pPr>
      <w:r w:rsidRPr="00F93856">
        <w:t xml:space="preserve">mode_impute &lt;- </w:t>
      </w:r>
      <w:r w:rsidRPr="00F93856">
        <w:rPr>
          <w:color w:val="0000FF"/>
        </w:rPr>
        <w:t>function</w:t>
      </w:r>
      <w:r w:rsidRPr="00F93856">
        <w:t>(data, column_name) {</w:t>
      </w:r>
      <w:r w:rsidRPr="00F93856">
        <w:rPr>
          <w:i/>
          <w:iCs/>
        </w:rPr>
        <w:br/>
      </w:r>
      <w:r w:rsidRPr="00F93856">
        <w:t>mode_value &lt;- get_mode(data[[column_name]])</w:t>
      </w:r>
      <w:r w:rsidRPr="00F93856">
        <w:rPr>
          <w:i/>
          <w:iCs/>
        </w:rPr>
        <w:br/>
      </w:r>
      <w:r w:rsidRPr="00F93856">
        <w:t>data[[column_name]][is.na(data[[column_name]])] &lt;- mode_value</w:t>
      </w:r>
      <w:r w:rsidRPr="00F93856">
        <w:rPr>
          <w:i/>
          <w:iCs/>
        </w:rPr>
        <w:br/>
      </w:r>
      <w:r w:rsidRPr="00F93856">
        <w:rPr>
          <w:color w:val="0000FF"/>
        </w:rPr>
        <w:t>return</w:t>
      </w:r>
      <w:r w:rsidRPr="00F93856">
        <w:t>(data)</w:t>
      </w:r>
    </w:p>
    <w:p w14:paraId="3C47F9E9" w14:textId="58579410" w:rsidR="001E4A91" w:rsidRPr="001E4A91" w:rsidRDefault="001E4A91" w:rsidP="001E4A91">
      <w:pPr>
        <w:pStyle w:val="NoSpacing"/>
      </w:pPr>
      <w:r w:rsidRPr="00F93856">
        <w:t>}</w:t>
      </w:r>
    </w:p>
    <w:p w14:paraId="0048733C" w14:textId="77777777" w:rsidR="000103D0" w:rsidRPr="006B2313" w:rsidRDefault="00300DE7" w:rsidP="001D199C">
      <w:pPr>
        <w:pStyle w:val="NoSpacing"/>
        <w:rPr>
          <w:i/>
          <w:iCs/>
          <w:color w:val="538135" w:themeColor="accent6" w:themeShade="BF"/>
        </w:rPr>
      </w:pPr>
      <w:r w:rsidRPr="006B2313">
        <w:rPr>
          <w:i/>
          <w:iCs/>
          <w:color w:val="538135" w:themeColor="accent6" w:themeShade="BF"/>
        </w:rPr>
        <w:t># Apply median imputation for multiple columns</w:t>
      </w:r>
    </w:p>
    <w:p w14:paraId="57DBC316" w14:textId="77777777" w:rsidR="00C36B17" w:rsidRDefault="00300DE7" w:rsidP="001D199C">
      <w:pPr>
        <w:pStyle w:val="NoSpacing"/>
      </w:pPr>
      <w:r w:rsidRPr="00F93856">
        <w:t xml:space="preserve">columns_to_impute &lt;- </w:t>
      </w:r>
    </w:p>
    <w:p w14:paraId="47B98A1A" w14:textId="77777777" w:rsidR="00C36B17" w:rsidRDefault="00300DE7" w:rsidP="00C36B17">
      <w:pPr>
        <w:pStyle w:val="NoSpacing"/>
        <w:ind w:firstLine="0"/>
      </w:pPr>
      <w:r w:rsidRPr="00F93856">
        <w:t>c("</w:t>
      </w:r>
      <w:r w:rsidRPr="000103D0">
        <w:rPr>
          <w:color w:val="538135" w:themeColor="accent6" w:themeShade="BF"/>
        </w:rPr>
        <w:t>Children", "Income", "Tenure", "Bandwidth_GB_Year</w:t>
      </w:r>
      <w:r w:rsidRPr="00F93856">
        <w:t>")</w:t>
      </w:r>
    </w:p>
    <w:p w14:paraId="468766DF" w14:textId="0E6159AA" w:rsidR="001E4A91" w:rsidRDefault="00300DE7" w:rsidP="00C36B17">
      <w:pPr>
        <w:pStyle w:val="NoSpacing"/>
      </w:pPr>
      <w:r w:rsidRPr="00F93856">
        <w:rPr>
          <w:color w:val="0000FF"/>
        </w:rPr>
        <w:t xml:space="preserve">for </w:t>
      </w:r>
      <w:r w:rsidRPr="00F93856">
        <w:t xml:space="preserve">(col </w:t>
      </w:r>
      <w:r w:rsidRPr="00F93856">
        <w:rPr>
          <w:color w:val="0000FF"/>
        </w:rPr>
        <w:t xml:space="preserve">in </w:t>
      </w:r>
      <w:r w:rsidRPr="00F93856">
        <w:t>columns_to_impute) {</w:t>
      </w:r>
      <w:r w:rsidRPr="00F93856">
        <w:br/>
        <w:t>churn &lt;- median_impute(churn, col)</w:t>
      </w:r>
    </w:p>
    <w:p w14:paraId="7666E35F" w14:textId="3076E365" w:rsidR="00300DE7" w:rsidRDefault="00300DE7" w:rsidP="001E4A91">
      <w:pPr>
        <w:pStyle w:val="NoSpacing"/>
      </w:pPr>
      <w:r w:rsidRPr="00F93856">
        <w:t>}</w:t>
      </w:r>
    </w:p>
    <w:p w14:paraId="792563EE" w14:textId="77777777" w:rsidR="0033287E" w:rsidRPr="006B2313" w:rsidRDefault="00300DE7" w:rsidP="0033287E">
      <w:pPr>
        <w:pStyle w:val="NoSpacing"/>
        <w:rPr>
          <w:i/>
          <w:iCs/>
          <w:color w:val="538135" w:themeColor="accent6" w:themeShade="BF"/>
        </w:rPr>
      </w:pPr>
      <w:r w:rsidRPr="006B2313">
        <w:rPr>
          <w:i/>
          <w:iCs/>
          <w:color w:val="538135" w:themeColor="accent6" w:themeShade="BF"/>
        </w:rPr>
        <w:t># Apply mode imputation for multiple columns</w:t>
      </w:r>
    </w:p>
    <w:p w14:paraId="4848A21C" w14:textId="77777777" w:rsidR="0033287E" w:rsidRDefault="00300DE7" w:rsidP="0033287E">
      <w:pPr>
        <w:pStyle w:val="NoSpacing"/>
      </w:pPr>
      <w:r w:rsidRPr="00F93856">
        <w:t xml:space="preserve">columns_to_impute &lt;- </w:t>
      </w:r>
    </w:p>
    <w:p w14:paraId="29275408" w14:textId="77777777" w:rsidR="00B13A60" w:rsidRDefault="00300DE7" w:rsidP="00B13A60">
      <w:pPr>
        <w:pStyle w:val="NoSpacing"/>
        <w:ind w:firstLine="0"/>
        <w:rPr>
          <w:i/>
          <w:iCs/>
        </w:rPr>
      </w:pPr>
      <w:r w:rsidRPr="00F93856">
        <w:t>c(</w:t>
      </w:r>
      <w:r w:rsidRPr="000103D0">
        <w:rPr>
          <w:color w:val="538135" w:themeColor="accent6" w:themeShade="BF"/>
        </w:rPr>
        <w:t>"Techie", "Phone", "TechSupport"</w:t>
      </w:r>
      <w:r w:rsidRPr="00F93856">
        <w:t>)</w:t>
      </w:r>
    </w:p>
    <w:p w14:paraId="37B30D16" w14:textId="39AC7C3F" w:rsidR="0033287E" w:rsidRPr="00B13A60" w:rsidRDefault="00300DE7" w:rsidP="00B13A60">
      <w:pPr>
        <w:pStyle w:val="NoSpacing"/>
        <w:rPr>
          <w:i/>
          <w:iCs/>
          <w:color w:val="538135" w:themeColor="accent6" w:themeShade="BF"/>
        </w:rPr>
      </w:pPr>
      <w:r w:rsidRPr="00B13A60">
        <w:rPr>
          <w:color w:val="0000FF"/>
        </w:rPr>
        <w:t xml:space="preserve">for </w:t>
      </w:r>
      <w:r w:rsidRPr="00F93856">
        <w:t xml:space="preserve">(col </w:t>
      </w:r>
      <w:r w:rsidRPr="00B13A60">
        <w:rPr>
          <w:color w:val="0000FF"/>
        </w:rPr>
        <w:t xml:space="preserve">in </w:t>
      </w:r>
      <w:r w:rsidRPr="00F93856">
        <w:t>columns_to_impute) {</w:t>
      </w:r>
    </w:p>
    <w:p w14:paraId="38D2B075" w14:textId="77777777" w:rsidR="00B13A60" w:rsidRDefault="00300DE7" w:rsidP="00B13A60">
      <w:pPr>
        <w:pStyle w:val="NoSpacing"/>
        <w:ind w:left="1152" w:firstLine="288"/>
      </w:pPr>
      <w:r w:rsidRPr="00F93856">
        <w:t>churn &lt;- mode_impute(churn, col)</w:t>
      </w:r>
    </w:p>
    <w:p w14:paraId="3CAFAE15" w14:textId="5361AEB1" w:rsidR="00300DE7" w:rsidRPr="00B13A60" w:rsidRDefault="00300DE7" w:rsidP="00B13A60">
      <w:pPr>
        <w:pStyle w:val="NoSpacing"/>
        <w:rPr>
          <w:i/>
          <w:iCs/>
        </w:rPr>
      </w:pPr>
      <w:r w:rsidRPr="00F93856">
        <w:t>}</w:t>
      </w:r>
    </w:p>
    <w:p w14:paraId="3AB631DF" w14:textId="77777777" w:rsidR="00300DE7" w:rsidRPr="006B2313" w:rsidRDefault="00300DE7" w:rsidP="001D199C">
      <w:pPr>
        <w:pStyle w:val="NoSpacing"/>
        <w:rPr>
          <w:color w:val="538135" w:themeColor="accent6" w:themeShade="BF"/>
        </w:rPr>
      </w:pPr>
      <w:r w:rsidRPr="006B2313">
        <w:rPr>
          <w:color w:val="538135" w:themeColor="accent6" w:themeShade="BF"/>
        </w:rPr>
        <w:t xml:space="preserve">#Verify the N/As </w:t>
      </w:r>
      <w:proofErr w:type="gramStart"/>
      <w:r w:rsidRPr="006B2313">
        <w:rPr>
          <w:color w:val="538135" w:themeColor="accent6" w:themeShade="BF"/>
        </w:rPr>
        <w:t>are taken</w:t>
      </w:r>
      <w:proofErr w:type="gramEnd"/>
      <w:r w:rsidRPr="006B2313">
        <w:rPr>
          <w:color w:val="538135" w:themeColor="accent6" w:themeShade="BF"/>
        </w:rPr>
        <w:t xml:space="preserve"> care of</w:t>
      </w:r>
    </w:p>
    <w:p w14:paraId="7AA41478" w14:textId="77777777" w:rsidR="00300DE7" w:rsidRPr="00C62F08" w:rsidRDefault="00300DE7" w:rsidP="001D199C">
      <w:pPr>
        <w:pStyle w:val="NoSpacing"/>
      </w:pPr>
      <w:r w:rsidRPr="006B2313">
        <w:rPr>
          <w:i/>
          <w:iCs/>
          <w:color w:val="538135" w:themeColor="accent6" w:themeShade="BF"/>
        </w:rPr>
        <w:t># Print out the count of NAs for each of the 8 columns</w:t>
      </w:r>
      <w:r w:rsidRPr="006B2313">
        <w:rPr>
          <w:i/>
          <w:iCs/>
          <w:color w:val="538135" w:themeColor="accent6" w:themeShade="BF"/>
        </w:rPr>
        <w:br/>
      </w:r>
      <w:r w:rsidRPr="00B13A60">
        <w:t>cat</w:t>
      </w:r>
      <w:r>
        <w:t>("</w:t>
      </w:r>
      <w:r w:rsidRPr="006B2313">
        <w:rPr>
          <w:color w:val="538135" w:themeColor="accent6" w:themeShade="BF"/>
        </w:rPr>
        <w:t xml:space="preserve">Count of NAs in Children: </w:t>
      </w:r>
      <w:r>
        <w:t>"</w:t>
      </w:r>
      <w:r w:rsidRPr="00B13A60">
        <w:t>,</w:t>
      </w:r>
      <w:r>
        <w:t xml:space="preserve"> </w:t>
      </w:r>
      <w:r w:rsidRPr="00B13A60">
        <w:t>sum(is.na(churn$Children)), "\n")</w:t>
      </w:r>
      <w:r>
        <w:br/>
      </w:r>
      <w:r w:rsidRPr="00B13A60">
        <w:t>cat</w:t>
      </w:r>
      <w:r>
        <w:t>("</w:t>
      </w:r>
      <w:r w:rsidRPr="006B2313">
        <w:rPr>
          <w:color w:val="538135" w:themeColor="accent6" w:themeShade="BF"/>
        </w:rPr>
        <w:t xml:space="preserve">Count of NAs in Age: </w:t>
      </w:r>
      <w:r>
        <w:t>"</w:t>
      </w:r>
      <w:r w:rsidRPr="00B13A60">
        <w:t>, sum(is.na(churn$Age)), "\n")</w:t>
      </w:r>
      <w:r>
        <w:br/>
      </w:r>
      <w:r w:rsidRPr="00B13A60">
        <w:t>cat</w:t>
      </w:r>
      <w:r>
        <w:t>("</w:t>
      </w:r>
      <w:r w:rsidRPr="006B2313">
        <w:rPr>
          <w:color w:val="538135" w:themeColor="accent6" w:themeShade="BF"/>
        </w:rPr>
        <w:t xml:space="preserve">Count of NAs in Income: </w:t>
      </w:r>
      <w:r>
        <w:t>"</w:t>
      </w:r>
      <w:r w:rsidRPr="00B13A60">
        <w:t>, sum(is.na(churn$Income)), "\n")</w:t>
      </w:r>
      <w:r>
        <w:br/>
      </w:r>
      <w:r w:rsidRPr="00B13A60">
        <w:t>cat</w:t>
      </w:r>
      <w:r>
        <w:t>("</w:t>
      </w:r>
      <w:r w:rsidRPr="006B2313">
        <w:rPr>
          <w:color w:val="538135" w:themeColor="accent6" w:themeShade="BF"/>
        </w:rPr>
        <w:t xml:space="preserve">Count of NAs in Techie: </w:t>
      </w:r>
      <w:r>
        <w:t>"</w:t>
      </w:r>
      <w:r w:rsidRPr="00B13A60">
        <w:t>, sum(is.na(churn$Techie)), "\n")</w:t>
      </w:r>
      <w:r>
        <w:br/>
      </w:r>
      <w:r w:rsidRPr="00B13A60">
        <w:t>cat</w:t>
      </w:r>
      <w:r>
        <w:t>("</w:t>
      </w:r>
      <w:r w:rsidRPr="006B2313">
        <w:rPr>
          <w:color w:val="538135" w:themeColor="accent6" w:themeShade="BF"/>
        </w:rPr>
        <w:t xml:space="preserve">Count of NAs in Phone: </w:t>
      </w:r>
      <w:r>
        <w:t>"</w:t>
      </w:r>
      <w:r w:rsidRPr="00B13A60">
        <w:t>, sum(is.na(churn$Phone)), "\n")</w:t>
      </w:r>
      <w:r>
        <w:br/>
      </w:r>
      <w:r w:rsidRPr="00B13A60">
        <w:t>cat</w:t>
      </w:r>
      <w:r>
        <w:t>("</w:t>
      </w:r>
      <w:r w:rsidRPr="006B2313">
        <w:rPr>
          <w:color w:val="538135" w:themeColor="accent6" w:themeShade="BF"/>
        </w:rPr>
        <w:t xml:space="preserve">Count of NAs in TechSupport: </w:t>
      </w:r>
      <w:r>
        <w:t>"</w:t>
      </w:r>
      <w:r w:rsidRPr="00B13A60">
        <w:t>, sum(is.na(churn$TechSupport)), "\n")</w:t>
      </w:r>
      <w:r>
        <w:br/>
      </w:r>
      <w:r w:rsidRPr="00B13A60">
        <w:t>cat</w:t>
      </w:r>
      <w:r>
        <w:t>("</w:t>
      </w:r>
      <w:r w:rsidRPr="006B2313">
        <w:rPr>
          <w:color w:val="538135" w:themeColor="accent6" w:themeShade="BF"/>
        </w:rPr>
        <w:t xml:space="preserve">Count of NAs in Tenure: </w:t>
      </w:r>
      <w:r>
        <w:t>"</w:t>
      </w:r>
      <w:r w:rsidRPr="00B13A60">
        <w:t>, sum(is.na(churn$Tenure)), "\n")</w:t>
      </w:r>
      <w:r>
        <w:br/>
      </w:r>
      <w:r w:rsidRPr="00B13A60">
        <w:t>cat</w:t>
      </w:r>
      <w:r>
        <w:t>("</w:t>
      </w:r>
      <w:r w:rsidRPr="006B2313">
        <w:rPr>
          <w:color w:val="538135" w:themeColor="accent6" w:themeShade="BF"/>
        </w:rPr>
        <w:t xml:space="preserve">Count of NAs in Bandwidth_GB_Year: </w:t>
      </w:r>
      <w:r>
        <w:t>"</w:t>
      </w:r>
      <w:r w:rsidRPr="00B13A60">
        <w:t>, sum(is.na(churn$Bandwidth_GB_Year)), "\n")</w:t>
      </w:r>
    </w:p>
    <w:p w14:paraId="089B8634" w14:textId="3B679372" w:rsidR="00AD0241" w:rsidRPr="007A0B5B" w:rsidRDefault="009519D8" w:rsidP="00CB0BBA">
      <w:pPr>
        <w:pStyle w:val="Heading5"/>
      </w:pPr>
      <w:r w:rsidRPr="007A0B5B">
        <w:t>Outliers:</w:t>
      </w:r>
    </w:p>
    <w:p w14:paraId="3D39B6DB" w14:textId="77777777" w:rsidR="00AA586A" w:rsidRPr="006B2313" w:rsidRDefault="00AA586A" w:rsidP="001D199C">
      <w:pPr>
        <w:pStyle w:val="NoSpacing"/>
        <w:rPr>
          <w:color w:val="538135" w:themeColor="accent6" w:themeShade="BF"/>
        </w:rPr>
      </w:pPr>
      <w:r w:rsidRPr="006B2313">
        <w:rPr>
          <w:color w:val="538135" w:themeColor="accent6" w:themeShade="BF"/>
        </w:rPr>
        <w:t>#Treating Outliers</w:t>
      </w:r>
    </w:p>
    <w:p w14:paraId="3DF715BA" w14:textId="77777777" w:rsidR="00AA586A" w:rsidRPr="006B2313" w:rsidRDefault="00AA586A" w:rsidP="001D199C">
      <w:pPr>
        <w:pStyle w:val="NoSpacing"/>
        <w:rPr>
          <w:color w:val="538135" w:themeColor="accent6" w:themeShade="BF"/>
        </w:rPr>
      </w:pPr>
      <w:r w:rsidRPr="006B2313">
        <w:rPr>
          <w:color w:val="538135" w:themeColor="accent6" w:themeShade="BF"/>
        </w:rPr>
        <w:t>#focusing on the columns with outliers</w:t>
      </w:r>
    </w:p>
    <w:p w14:paraId="4B09674C" w14:textId="77777777" w:rsidR="00A12DBD" w:rsidRPr="008A6480" w:rsidRDefault="00A12DBD" w:rsidP="001D199C">
      <w:pPr>
        <w:pStyle w:val="NoSpacing"/>
      </w:pPr>
      <w:r w:rsidRPr="008A6480">
        <w:t>outlier_columns &lt;- c(</w:t>
      </w:r>
    </w:p>
    <w:p w14:paraId="42CCA993" w14:textId="77777777" w:rsidR="00A12DBD" w:rsidRPr="006B2313" w:rsidRDefault="00A12DBD" w:rsidP="001D199C">
      <w:pPr>
        <w:pStyle w:val="NoSpacing"/>
        <w:rPr>
          <w:color w:val="538135" w:themeColor="accent6" w:themeShade="BF"/>
        </w:rPr>
      </w:pPr>
      <w:r w:rsidRPr="00A12DBD">
        <w:t xml:space="preserve">  "</w:t>
      </w:r>
      <w:r w:rsidRPr="006B2313">
        <w:rPr>
          <w:color w:val="538135" w:themeColor="accent6" w:themeShade="BF"/>
        </w:rPr>
        <w:t>Children",</w:t>
      </w:r>
    </w:p>
    <w:p w14:paraId="40923382" w14:textId="77777777" w:rsidR="00A12DBD" w:rsidRPr="006B2313" w:rsidRDefault="00A12DBD" w:rsidP="001D199C">
      <w:pPr>
        <w:pStyle w:val="NoSpacing"/>
        <w:rPr>
          <w:color w:val="538135" w:themeColor="accent6" w:themeShade="BF"/>
        </w:rPr>
      </w:pPr>
      <w:r w:rsidRPr="006B2313">
        <w:rPr>
          <w:color w:val="538135" w:themeColor="accent6" w:themeShade="BF"/>
        </w:rPr>
        <w:t xml:space="preserve">  "Income",</w:t>
      </w:r>
    </w:p>
    <w:p w14:paraId="43CEEA87" w14:textId="77777777" w:rsidR="00A12DBD" w:rsidRPr="006B2313" w:rsidRDefault="00A12DBD" w:rsidP="001D199C">
      <w:pPr>
        <w:pStyle w:val="NoSpacing"/>
        <w:rPr>
          <w:color w:val="538135" w:themeColor="accent6" w:themeShade="BF"/>
        </w:rPr>
      </w:pPr>
      <w:r w:rsidRPr="006B2313">
        <w:rPr>
          <w:color w:val="538135" w:themeColor="accent6" w:themeShade="BF"/>
        </w:rPr>
        <w:t xml:space="preserve">  "Population",</w:t>
      </w:r>
    </w:p>
    <w:p w14:paraId="740810E3" w14:textId="77777777" w:rsidR="00A12DBD" w:rsidRPr="006B2313" w:rsidRDefault="00A12DBD" w:rsidP="001D199C">
      <w:pPr>
        <w:pStyle w:val="NoSpacing"/>
        <w:rPr>
          <w:color w:val="538135" w:themeColor="accent6" w:themeShade="BF"/>
        </w:rPr>
      </w:pPr>
      <w:r w:rsidRPr="006B2313">
        <w:rPr>
          <w:color w:val="538135" w:themeColor="accent6" w:themeShade="BF"/>
        </w:rPr>
        <w:t xml:space="preserve">  "Email",</w:t>
      </w:r>
    </w:p>
    <w:p w14:paraId="747CB81E" w14:textId="77777777" w:rsidR="00A12DBD" w:rsidRPr="006B2313" w:rsidRDefault="00A12DBD" w:rsidP="001D199C">
      <w:pPr>
        <w:pStyle w:val="NoSpacing"/>
        <w:rPr>
          <w:color w:val="538135" w:themeColor="accent6" w:themeShade="BF"/>
        </w:rPr>
      </w:pPr>
      <w:r w:rsidRPr="006B2313">
        <w:rPr>
          <w:color w:val="538135" w:themeColor="accent6" w:themeShade="BF"/>
        </w:rPr>
        <w:t xml:space="preserve">  "Contacts",</w:t>
      </w:r>
    </w:p>
    <w:p w14:paraId="6FB04737" w14:textId="77777777" w:rsidR="00A12DBD" w:rsidRPr="006B2313" w:rsidRDefault="00A12DBD" w:rsidP="001D199C">
      <w:pPr>
        <w:pStyle w:val="NoSpacing"/>
        <w:rPr>
          <w:color w:val="538135" w:themeColor="accent6" w:themeShade="BF"/>
        </w:rPr>
      </w:pPr>
      <w:r w:rsidRPr="006B2313">
        <w:rPr>
          <w:color w:val="538135" w:themeColor="accent6" w:themeShade="BF"/>
        </w:rPr>
        <w:t xml:space="preserve">  "Outage_sec_perweek",</w:t>
      </w:r>
    </w:p>
    <w:p w14:paraId="58A8ED9C" w14:textId="77777777" w:rsidR="00A12DBD" w:rsidRPr="006B2313" w:rsidRDefault="00A12DBD" w:rsidP="001D199C">
      <w:pPr>
        <w:pStyle w:val="NoSpacing"/>
        <w:rPr>
          <w:color w:val="538135" w:themeColor="accent6" w:themeShade="BF"/>
        </w:rPr>
      </w:pPr>
      <w:r w:rsidRPr="006B2313">
        <w:rPr>
          <w:color w:val="538135" w:themeColor="accent6" w:themeShade="BF"/>
        </w:rPr>
        <w:t xml:space="preserve">  "MonthlyCharge",</w:t>
      </w:r>
    </w:p>
    <w:p w14:paraId="63B05169" w14:textId="77777777" w:rsidR="00A12DBD" w:rsidRPr="006B2313" w:rsidRDefault="00A12DBD" w:rsidP="001D199C">
      <w:pPr>
        <w:pStyle w:val="NoSpacing"/>
        <w:rPr>
          <w:color w:val="538135" w:themeColor="accent6" w:themeShade="BF"/>
        </w:rPr>
      </w:pPr>
      <w:r w:rsidRPr="006B2313">
        <w:rPr>
          <w:color w:val="538135" w:themeColor="accent6" w:themeShade="BF"/>
        </w:rPr>
        <w:t xml:space="preserve">  "Yearly_equip_</w:t>
      </w:r>
      <w:proofErr w:type="gramStart"/>
      <w:r w:rsidRPr="006B2313">
        <w:rPr>
          <w:color w:val="538135" w:themeColor="accent6" w:themeShade="BF"/>
        </w:rPr>
        <w:t>failure</w:t>
      </w:r>
      <w:proofErr w:type="gramEnd"/>
      <w:r w:rsidRPr="006B2313">
        <w:rPr>
          <w:color w:val="538135" w:themeColor="accent6" w:themeShade="BF"/>
        </w:rPr>
        <w:t>"</w:t>
      </w:r>
    </w:p>
    <w:p w14:paraId="7E301DE1" w14:textId="77777777" w:rsidR="00A12DBD" w:rsidRPr="008A6480" w:rsidRDefault="00A12DBD" w:rsidP="001D199C">
      <w:pPr>
        <w:pStyle w:val="NoSpacing"/>
      </w:pPr>
      <w:r w:rsidRPr="008A6480">
        <w:t>)</w:t>
      </w:r>
    </w:p>
    <w:p w14:paraId="16F740CB" w14:textId="77777777" w:rsidR="00AA586A" w:rsidRPr="006B2313" w:rsidRDefault="00AA586A" w:rsidP="001D199C">
      <w:pPr>
        <w:pStyle w:val="NoSpacing"/>
        <w:rPr>
          <w:color w:val="538135" w:themeColor="accent6" w:themeShade="BF"/>
        </w:rPr>
      </w:pPr>
      <w:r w:rsidRPr="006B2313">
        <w:rPr>
          <w:color w:val="538135" w:themeColor="accent6" w:themeShade="BF"/>
        </w:rPr>
        <w:t># Initialize a list to store the count of outliers for each column</w:t>
      </w:r>
    </w:p>
    <w:p w14:paraId="267D6F8F" w14:textId="77777777" w:rsidR="00AA586A" w:rsidRPr="008A6480" w:rsidRDefault="00AA586A" w:rsidP="001D199C">
      <w:pPr>
        <w:pStyle w:val="NoSpacing"/>
      </w:pPr>
      <w:r w:rsidRPr="008A6480">
        <w:t>outlier_counts &lt;- list()</w:t>
      </w:r>
    </w:p>
    <w:p w14:paraId="352D8330" w14:textId="77777777" w:rsidR="00AA586A" w:rsidRPr="006B2313" w:rsidRDefault="00AA586A" w:rsidP="001D199C">
      <w:pPr>
        <w:pStyle w:val="NoSpacing"/>
        <w:rPr>
          <w:color w:val="538135" w:themeColor="accent6" w:themeShade="BF"/>
        </w:rPr>
      </w:pPr>
      <w:r w:rsidRPr="006B2313">
        <w:rPr>
          <w:color w:val="538135" w:themeColor="accent6" w:themeShade="BF"/>
        </w:rPr>
        <w:t># Loop through each column</w:t>
      </w:r>
    </w:p>
    <w:p w14:paraId="2E0E91CB" w14:textId="77777777" w:rsidR="00AA586A" w:rsidRPr="008A6480" w:rsidRDefault="00AA586A" w:rsidP="001D199C">
      <w:pPr>
        <w:pStyle w:val="NoSpacing"/>
      </w:pPr>
      <w:r w:rsidRPr="008A6480">
        <w:rPr>
          <w:color w:val="0000FF"/>
        </w:rPr>
        <w:t xml:space="preserve">for </w:t>
      </w:r>
      <w:r w:rsidRPr="008A6480">
        <w:t xml:space="preserve">(col </w:t>
      </w:r>
      <w:r w:rsidRPr="008A6480">
        <w:rPr>
          <w:color w:val="0000FF"/>
        </w:rPr>
        <w:t xml:space="preserve">in </w:t>
      </w:r>
      <w:r w:rsidRPr="008A6480">
        <w:t>outlier</w:t>
      </w:r>
      <w:r w:rsidRPr="00A12DBD">
        <w:t>_</w:t>
      </w:r>
      <w:r w:rsidR="00A12DBD" w:rsidRPr="008A6480">
        <w:t>columns</w:t>
      </w:r>
      <w:r w:rsidRPr="008A6480">
        <w:t>) {</w:t>
      </w:r>
    </w:p>
    <w:p w14:paraId="7FFBEBEA" w14:textId="77777777" w:rsidR="00A12DBD" w:rsidRPr="00EC6588" w:rsidRDefault="00A12DBD" w:rsidP="001D199C">
      <w:pPr>
        <w:pStyle w:val="NoSpacing"/>
        <w:rPr>
          <w:color w:val="538135" w:themeColor="accent6" w:themeShade="BF"/>
        </w:rPr>
      </w:pPr>
      <w:r w:rsidRPr="00EC6588">
        <w:rPr>
          <w:color w:val="538135" w:themeColor="accent6" w:themeShade="BF"/>
        </w:rPr>
        <w:t xml:space="preserve">  # Calculate z-scores for the current column</w:t>
      </w:r>
    </w:p>
    <w:p w14:paraId="7E9661AC" w14:textId="77777777" w:rsidR="00A12DBD" w:rsidRPr="008A6480" w:rsidRDefault="00A12DBD" w:rsidP="001D199C">
      <w:pPr>
        <w:pStyle w:val="NoSpacing"/>
      </w:pPr>
      <w:r w:rsidRPr="00A12DBD">
        <w:t xml:space="preserve">  </w:t>
      </w:r>
      <w:r w:rsidRPr="008A6480">
        <w:t>z_scores &lt;- scale(churn[[col]])</w:t>
      </w:r>
    </w:p>
    <w:p w14:paraId="6A2DF273" w14:textId="77777777" w:rsidR="00A12DBD" w:rsidRPr="00EC6588" w:rsidRDefault="00A12DBD" w:rsidP="001D199C">
      <w:pPr>
        <w:pStyle w:val="NoSpacing"/>
        <w:rPr>
          <w:color w:val="538135" w:themeColor="accent6" w:themeShade="BF"/>
        </w:rPr>
      </w:pPr>
      <w:r w:rsidRPr="00EC6588">
        <w:rPr>
          <w:color w:val="538135" w:themeColor="accent6" w:themeShade="BF"/>
        </w:rPr>
        <w:t xml:space="preserve">  # Define the threshold for identifying outliers (e.g., z-score greater than 3 or less than -3)</w:t>
      </w:r>
    </w:p>
    <w:p w14:paraId="7FBB266D" w14:textId="77777777" w:rsidR="00A12DBD" w:rsidRPr="00A12DBD" w:rsidRDefault="00A12DBD" w:rsidP="001D199C">
      <w:pPr>
        <w:pStyle w:val="NoSpacing"/>
      </w:pPr>
      <w:r w:rsidRPr="00A12DBD">
        <w:t xml:space="preserve">  </w:t>
      </w:r>
      <w:r w:rsidRPr="008A6480">
        <w:t xml:space="preserve">outlier_threshold &lt;- </w:t>
      </w:r>
      <w:r w:rsidRPr="008A6480">
        <w:rPr>
          <w:color w:val="0000FF"/>
        </w:rPr>
        <w:t>3</w:t>
      </w:r>
    </w:p>
    <w:p w14:paraId="49BE1F14" w14:textId="77777777" w:rsidR="00A12DBD" w:rsidRPr="00EC6588" w:rsidRDefault="00A12DBD" w:rsidP="001D199C">
      <w:pPr>
        <w:pStyle w:val="NoSpacing"/>
        <w:rPr>
          <w:color w:val="538135" w:themeColor="accent6" w:themeShade="BF"/>
        </w:rPr>
      </w:pPr>
      <w:r w:rsidRPr="00EC6588">
        <w:rPr>
          <w:color w:val="538135" w:themeColor="accent6" w:themeShade="BF"/>
        </w:rPr>
        <w:t xml:space="preserve">  # Identify outliers based on z-scores</w:t>
      </w:r>
    </w:p>
    <w:p w14:paraId="1DBB294B" w14:textId="77777777" w:rsidR="00A12DBD" w:rsidRPr="00A12DBD" w:rsidRDefault="00A12DBD" w:rsidP="001D199C">
      <w:pPr>
        <w:pStyle w:val="NoSpacing"/>
      </w:pPr>
      <w:r w:rsidRPr="00A12DBD">
        <w:t xml:space="preserve">  </w:t>
      </w:r>
      <w:r w:rsidRPr="008A6480">
        <w:t>outliers &lt;- abs(z_scores) &gt; outlier_threshold</w:t>
      </w:r>
    </w:p>
    <w:p w14:paraId="302BF2B8" w14:textId="77777777" w:rsidR="00A12DBD" w:rsidRPr="00EC6588" w:rsidRDefault="00A12DBD" w:rsidP="001D199C">
      <w:pPr>
        <w:pStyle w:val="NoSpacing"/>
        <w:rPr>
          <w:color w:val="538135" w:themeColor="accent6" w:themeShade="BF"/>
        </w:rPr>
      </w:pPr>
      <w:r w:rsidRPr="00EC6588">
        <w:rPr>
          <w:color w:val="538135" w:themeColor="accent6" w:themeShade="BF"/>
        </w:rPr>
        <w:t xml:space="preserve">  # Count the number of outliers in the current column</w:t>
      </w:r>
    </w:p>
    <w:p w14:paraId="210B59D5" w14:textId="77777777" w:rsidR="00A12DBD" w:rsidRPr="00A12DBD" w:rsidRDefault="00A12DBD" w:rsidP="001D199C">
      <w:pPr>
        <w:pStyle w:val="NoSpacing"/>
      </w:pPr>
      <w:r w:rsidRPr="00A12DBD">
        <w:t xml:space="preserve">  </w:t>
      </w:r>
      <w:r w:rsidRPr="008A6480">
        <w:t>outlier_count &lt;- sum(outliers)</w:t>
      </w:r>
    </w:p>
    <w:p w14:paraId="4B8203D0" w14:textId="77777777" w:rsidR="00A12DBD" w:rsidRPr="00EC6588" w:rsidRDefault="00A12DBD" w:rsidP="001D199C">
      <w:pPr>
        <w:pStyle w:val="NoSpacing"/>
        <w:rPr>
          <w:color w:val="538135" w:themeColor="accent6" w:themeShade="BF"/>
        </w:rPr>
      </w:pPr>
      <w:r w:rsidRPr="00EC6588">
        <w:rPr>
          <w:color w:val="538135" w:themeColor="accent6" w:themeShade="BF"/>
        </w:rPr>
        <w:t xml:space="preserve">  # Store the outlier count for the current column in the list</w:t>
      </w:r>
    </w:p>
    <w:p w14:paraId="55D92EAF" w14:textId="77777777" w:rsidR="00AA586A" w:rsidRPr="008A6480" w:rsidRDefault="00A12DBD" w:rsidP="001D199C">
      <w:pPr>
        <w:pStyle w:val="NoSpacing"/>
      </w:pPr>
      <w:r w:rsidRPr="00A12DBD">
        <w:t xml:space="preserve">  </w:t>
      </w:r>
      <w:r w:rsidR="00AA586A" w:rsidRPr="008A6480">
        <w:t>outlier_counts[[col]] &lt;- outlier_count</w:t>
      </w:r>
    </w:p>
    <w:p w14:paraId="07E0CD8A" w14:textId="77777777" w:rsidR="00AA586A" w:rsidRPr="008A6480" w:rsidRDefault="00AA586A" w:rsidP="001D199C">
      <w:pPr>
        <w:pStyle w:val="NoSpacing"/>
      </w:pPr>
      <w:r w:rsidRPr="008A6480">
        <w:t>}</w:t>
      </w:r>
    </w:p>
    <w:p w14:paraId="5639D211" w14:textId="77777777" w:rsidR="00AA586A" w:rsidRPr="00EC6588" w:rsidRDefault="00AA586A" w:rsidP="001D199C">
      <w:pPr>
        <w:pStyle w:val="NoSpacing"/>
        <w:rPr>
          <w:color w:val="538135" w:themeColor="accent6" w:themeShade="BF"/>
        </w:rPr>
      </w:pPr>
      <w:r w:rsidRPr="00EC6588">
        <w:rPr>
          <w:color w:val="538135" w:themeColor="accent6" w:themeShade="BF"/>
        </w:rPr>
        <w:t># Print the counts of outliers for each column</w:t>
      </w:r>
    </w:p>
    <w:p w14:paraId="033CB317" w14:textId="77777777" w:rsidR="00AA586A" w:rsidRPr="008A6480" w:rsidRDefault="00AA586A" w:rsidP="001D199C">
      <w:pPr>
        <w:pStyle w:val="NoSpacing"/>
      </w:pPr>
      <w:r w:rsidRPr="008A6480">
        <w:rPr>
          <w:color w:val="0000FF"/>
        </w:rPr>
        <w:t xml:space="preserve">for </w:t>
      </w:r>
      <w:r w:rsidRPr="008A6480">
        <w:t xml:space="preserve">(col </w:t>
      </w:r>
      <w:r w:rsidRPr="008A6480">
        <w:rPr>
          <w:color w:val="0000FF"/>
        </w:rPr>
        <w:t xml:space="preserve">in </w:t>
      </w:r>
      <w:r w:rsidRPr="008A6480">
        <w:t>outlier_</w:t>
      </w:r>
      <w:r w:rsidR="00A12DBD" w:rsidRPr="008A6480">
        <w:t>columns</w:t>
      </w:r>
      <w:r w:rsidRPr="008A6480">
        <w:t>) {</w:t>
      </w:r>
    </w:p>
    <w:p w14:paraId="4AAF35D3" w14:textId="77777777" w:rsidR="00A12DBD" w:rsidRPr="008A6480" w:rsidRDefault="00A12DBD" w:rsidP="001D199C">
      <w:pPr>
        <w:pStyle w:val="NoSpacing"/>
      </w:pPr>
      <w:r w:rsidRPr="008A6480">
        <w:t xml:space="preserve">  cat("</w:t>
      </w:r>
      <w:r w:rsidRPr="00CF5304">
        <w:rPr>
          <w:color w:val="538135" w:themeColor="accent6" w:themeShade="BF"/>
        </w:rPr>
        <w:t>Column</w:t>
      </w:r>
      <w:r w:rsidRPr="008A6480">
        <w:t>:", col, "\n")</w:t>
      </w:r>
    </w:p>
    <w:p w14:paraId="3EB0A989" w14:textId="77777777" w:rsidR="00A12DBD" w:rsidRPr="008A6480" w:rsidRDefault="00A12DBD" w:rsidP="001D199C">
      <w:pPr>
        <w:pStyle w:val="NoSpacing"/>
      </w:pPr>
      <w:r w:rsidRPr="008A6480">
        <w:t xml:space="preserve">  cat("</w:t>
      </w:r>
      <w:r w:rsidRPr="00CF5304">
        <w:rPr>
          <w:color w:val="538135" w:themeColor="accent6" w:themeShade="BF"/>
        </w:rPr>
        <w:t>Number of outliers</w:t>
      </w:r>
      <w:r w:rsidRPr="008A6480">
        <w:t>:", outlier_counts[[col]], "\n\n")</w:t>
      </w:r>
    </w:p>
    <w:p w14:paraId="25669464" w14:textId="21ACD209" w:rsidR="00A12DBD" w:rsidRPr="008A6480" w:rsidRDefault="00A12DBD" w:rsidP="001D199C">
      <w:pPr>
        <w:pStyle w:val="NoSpacing"/>
      </w:pPr>
      <w:r w:rsidRPr="008A6480">
        <w:t>}</w:t>
      </w:r>
    </w:p>
    <w:p w14:paraId="6B578C4E" w14:textId="77777777" w:rsidR="00A12DBD" w:rsidRPr="00EC6588" w:rsidRDefault="00A12DBD" w:rsidP="001D199C">
      <w:pPr>
        <w:pStyle w:val="NoSpacing"/>
        <w:rPr>
          <w:color w:val="538135" w:themeColor="accent6" w:themeShade="BF"/>
        </w:rPr>
      </w:pPr>
      <w:r w:rsidRPr="00EC6588">
        <w:rPr>
          <w:color w:val="538135" w:themeColor="accent6" w:themeShade="BF"/>
        </w:rPr>
        <w:t># Create boxplots for each outlier column individually</w:t>
      </w:r>
    </w:p>
    <w:p w14:paraId="18AE6D39" w14:textId="77777777" w:rsidR="00A12DBD" w:rsidRPr="008A6480" w:rsidRDefault="00A12DBD" w:rsidP="001D199C">
      <w:pPr>
        <w:pStyle w:val="NoSpacing"/>
      </w:pPr>
      <w:r w:rsidRPr="00CF5304">
        <w:rPr>
          <w:color w:val="0000FF"/>
        </w:rPr>
        <w:t xml:space="preserve">for </w:t>
      </w:r>
      <w:r w:rsidRPr="008A6480">
        <w:t xml:space="preserve">(col </w:t>
      </w:r>
      <w:r w:rsidRPr="00CF5304">
        <w:rPr>
          <w:color w:val="0000FF"/>
        </w:rPr>
        <w:t xml:space="preserve">in </w:t>
      </w:r>
      <w:r w:rsidRPr="008A6480">
        <w:t>outlier_columns) {</w:t>
      </w:r>
    </w:p>
    <w:p w14:paraId="76A0D1EF" w14:textId="77777777" w:rsidR="00A12DBD" w:rsidRPr="008A6480" w:rsidRDefault="00A12DBD" w:rsidP="001D199C">
      <w:pPr>
        <w:pStyle w:val="NoSpacing"/>
      </w:pPr>
      <w:r w:rsidRPr="008A6480">
        <w:t xml:space="preserve">  boxplot(</w:t>
      </w:r>
    </w:p>
    <w:p w14:paraId="12A2C0CD" w14:textId="77777777" w:rsidR="00A12DBD" w:rsidRPr="00946835" w:rsidRDefault="00A12DBD" w:rsidP="001D199C">
      <w:pPr>
        <w:pStyle w:val="NoSpacing"/>
      </w:pPr>
      <w:r w:rsidRPr="00A12DBD">
        <w:t xml:space="preserve">    </w:t>
      </w:r>
      <w:r w:rsidRPr="00946835">
        <w:t>churn[[col]],</w:t>
      </w:r>
    </w:p>
    <w:p w14:paraId="08CB3F6F" w14:textId="77777777" w:rsidR="00A12DBD" w:rsidRPr="00946835" w:rsidRDefault="00A12DBD" w:rsidP="001D199C">
      <w:pPr>
        <w:pStyle w:val="NoSpacing"/>
      </w:pPr>
      <w:r w:rsidRPr="00946835">
        <w:t xml:space="preserve">    main = col,</w:t>
      </w:r>
    </w:p>
    <w:p w14:paraId="784D3952" w14:textId="77777777" w:rsidR="00A12DBD" w:rsidRPr="00946835" w:rsidRDefault="00A12DBD" w:rsidP="001D199C">
      <w:pPr>
        <w:pStyle w:val="NoSpacing"/>
      </w:pPr>
      <w:r w:rsidRPr="00946835">
        <w:t xml:space="preserve">    ylab = "Value",</w:t>
      </w:r>
    </w:p>
    <w:p w14:paraId="459D013D" w14:textId="77777777" w:rsidR="00A12DBD" w:rsidRPr="00946835" w:rsidRDefault="00A12DBD" w:rsidP="001D199C">
      <w:pPr>
        <w:pStyle w:val="NoSpacing"/>
      </w:pPr>
      <w:r w:rsidRPr="00946835">
        <w:t xml:space="preserve">    col = "skyblue",</w:t>
      </w:r>
    </w:p>
    <w:p w14:paraId="33456424" w14:textId="77777777" w:rsidR="00A12DBD" w:rsidRPr="00946835" w:rsidRDefault="00A12DBD" w:rsidP="001D199C">
      <w:pPr>
        <w:pStyle w:val="NoSpacing"/>
      </w:pPr>
      <w:r w:rsidRPr="00946835">
        <w:t xml:space="preserve">    border = "black"</w:t>
      </w:r>
    </w:p>
    <w:p w14:paraId="37A2F619" w14:textId="77777777" w:rsidR="00CF5304" w:rsidRPr="00946835" w:rsidRDefault="00A12DBD" w:rsidP="001D199C">
      <w:pPr>
        <w:pStyle w:val="NoSpacing"/>
      </w:pPr>
      <w:r w:rsidRPr="00946835">
        <w:t xml:space="preserve">  )</w:t>
      </w:r>
    </w:p>
    <w:p w14:paraId="081F90E6" w14:textId="4492325D" w:rsidR="00A12DBD" w:rsidRPr="00946835" w:rsidRDefault="00A12DBD" w:rsidP="001D199C">
      <w:pPr>
        <w:pStyle w:val="NoSpacing"/>
      </w:pPr>
      <w:r w:rsidRPr="00946835">
        <w:t>}</w:t>
      </w:r>
    </w:p>
    <w:p w14:paraId="18FE3B57" w14:textId="77777777" w:rsidR="00A12DBD" w:rsidRPr="00F15011" w:rsidRDefault="00A12DBD" w:rsidP="001D199C">
      <w:pPr>
        <w:pStyle w:val="NoSpacing"/>
        <w:rPr>
          <w:color w:val="538135" w:themeColor="accent6" w:themeShade="BF"/>
        </w:rPr>
      </w:pPr>
      <w:r w:rsidRPr="00F15011">
        <w:rPr>
          <w:color w:val="538135" w:themeColor="accent6" w:themeShade="BF"/>
        </w:rPr>
        <w:t>#Using imputation</w:t>
      </w:r>
    </w:p>
    <w:p w14:paraId="6C373CB7" w14:textId="77777777" w:rsidR="00A12DBD" w:rsidRPr="00F15011" w:rsidRDefault="00A12DBD" w:rsidP="001D199C">
      <w:pPr>
        <w:pStyle w:val="NoSpacing"/>
        <w:rPr>
          <w:color w:val="538135" w:themeColor="accent6" w:themeShade="BF"/>
        </w:rPr>
      </w:pPr>
      <w:r w:rsidRPr="00F15011">
        <w:rPr>
          <w:color w:val="538135" w:themeColor="accent6" w:themeShade="BF"/>
        </w:rPr>
        <w:t xml:space="preserve"># Replace values over 40k with NA in Population </w:t>
      </w:r>
    </w:p>
    <w:p w14:paraId="1E211698" w14:textId="77777777" w:rsidR="00A12DBD" w:rsidRPr="00A12DBD" w:rsidRDefault="00A12DBD" w:rsidP="001D199C">
      <w:pPr>
        <w:pStyle w:val="NoSpacing"/>
      </w:pPr>
      <w:r w:rsidRPr="00CF5304">
        <w:t xml:space="preserve">churn$Population[churn$Population &gt; </w:t>
      </w:r>
      <w:r w:rsidRPr="00CF5304">
        <w:rPr>
          <w:color w:val="0000FF"/>
        </w:rPr>
        <w:t>40000</w:t>
      </w:r>
      <w:r w:rsidRPr="00A12DBD">
        <w:t xml:space="preserve">] </w:t>
      </w:r>
      <w:r w:rsidRPr="00CF5304">
        <w:t xml:space="preserve">&lt;- </w:t>
      </w:r>
      <w:proofErr w:type="gramStart"/>
      <w:r w:rsidRPr="00CF5304">
        <w:rPr>
          <w:color w:val="0000FF"/>
        </w:rPr>
        <w:t>NA</w:t>
      </w:r>
      <w:proofErr w:type="gramEnd"/>
    </w:p>
    <w:p w14:paraId="766C7E16" w14:textId="77777777" w:rsidR="00A12DBD" w:rsidRPr="00F15011" w:rsidRDefault="00A12DBD" w:rsidP="001D199C">
      <w:pPr>
        <w:pStyle w:val="NoSpacing"/>
        <w:rPr>
          <w:color w:val="538135" w:themeColor="accent6" w:themeShade="BF"/>
        </w:rPr>
      </w:pPr>
      <w:r w:rsidRPr="00F15011">
        <w:rPr>
          <w:color w:val="538135" w:themeColor="accent6" w:themeShade="BF"/>
        </w:rPr>
        <w:t>#Find the median</w:t>
      </w:r>
    </w:p>
    <w:p w14:paraId="3B2E0D06" w14:textId="77777777" w:rsidR="00A12DBD" w:rsidRPr="00A12DBD" w:rsidRDefault="00A12DBD" w:rsidP="001D199C">
      <w:pPr>
        <w:pStyle w:val="NoSpacing"/>
      </w:pPr>
      <w:r w:rsidRPr="00946835">
        <w:t xml:space="preserve">median_Population &lt;- median(churn$Population, na.rm = </w:t>
      </w:r>
      <w:r w:rsidRPr="00CF5304">
        <w:rPr>
          <w:color w:val="0000FF"/>
        </w:rPr>
        <w:t>TRUE</w:t>
      </w:r>
      <w:r w:rsidRPr="00946835">
        <w:t>)</w:t>
      </w:r>
    </w:p>
    <w:p w14:paraId="70B682E8" w14:textId="77777777" w:rsidR="00A12DBD" w:rsidRPr="00CF5304" w:rsidRDefault="00A12DBD" w:rsidP="001D199C">
      <w:pPr>
        <w:pStyle w:val="NoSpacing"/>
      </w:pPr>
      <w:r w:rsidRPr="00CF5304">
        <w:t>cat("Count of NAs in Population: ", sum(is.na(churn$Population)), "\n")</w:t>
      </w:r>
    </w:p>
    <w:p w14:paraId="24C8F56B" w14:textId="77777777" w:rsidR="00A12DBD" w:rsidRPr="00F15011" w:rsidRDefault="00A12DBD" w:rsidP="001D199C">
      <w:pPr>
        <w:pStyle w:val="NoSpacing"/>
        <w:rPr>
          <w:color w:val="538135" w:themeColor="accent6" w:themeShade="BF"/>
        </w:rPr>
      </w:pPr>
      <w:r w:rsidRPr="00F15011">
        <w:rPr>
          <w:color w:val="538135" w:themeColor="accent6" w:themeShade="BF"/>
        </w:rPr>
        <w:t># Impute missing values with the median</w:t>
      </w:r>
    </w:p>
    <w:p w14:paraId="4C7BDC84" w14:textId="77777777" w:rsidR="00A12DBD" w:rsidRPr="00CF5304" w:rsidRDefault="00A12DBD" w:rsidP="001D199C">
      <w:pPr>
        <w:pStyle w:val="NoSpacing"/>
      </w:pPr>
      <w:r w:rsidRPr="00CF5304">
        <w:t>churn$Population[is.na(churn$Population)] &lt;- median_</w:t>
      </w:r>
      <w:proofErr w:type="gramStart"/>
      <w:r w:rsidRPr="00CF5304">
        <w:t>Population</w:t>
      </w:r>
      <w:proofErr w:type="gramEnd"/>
    </w:p>
    <w:p w14:paraId="46C79B34" w14:textId="77777777" w:rsidR="00A12DBD" w:rsidRPr="00A12DBD" w:rsidRDefault="00A12DBD" w:rsidP="001D199C">
      <w:pPr>
        <w:pStyle w:val="NoSpacing"/>
      </w:pPr>
    </w:p>
    <w:p w14:paraId="7299FF44" w14:textId="77777777" w:rsidR="00A12DBD" w:rsidRPr="00F15011" w:rsidRDefault="00A12DBD" w:rsidP="001D199C">
      <w:pPr>
        <w:pStyle w:val="NoSpacing"/>
        <w:rPr>
          <w:color w:val="538135" w:themeColor="accent6" w:themeShade="BF"/>
        </w:rPr>
      </w:pPr>
      <w:r w:rsidRPr="00F15011">
        <w:rPr>
          <w:color w:val="538135" w:themeColor="accent6" w:themeShade="BF"/>
        </w:rPr>
        <w:t xml:space="preserve"># Replace values over 20 and less than 4 with NA in Email </w:t>
      </w:r>
    </w:p>
    <w:p w14:paraId="18E2CAB1" w14:textId="77777777" w:rsidR="00A12DBD" w:rsidRPr="00A12DBD" w:rsidRDefault="00A12DBD" w:rsidP="001D199C">
      <w:pPr>
        <w:pStyle w:val="NoSpacing"/>
      </w:pPr>
      <w:r w:rsidRPr="003467BC">
        <w:t xml:space="preserve">churn$Email[churn$Email &gt; </w:t>
      </w:r>
      <w:r w:rsidRPr="00CF5304">
        <w:rPr>
          <w:color w:val="0000FF"/>
        </w:rPr>
        <w:t xml:space="preserve">20 </w:t>
      </w:r>
      <w:r w:rsidRPr="00A12DBD">
        <w:t xml:space="preserve">| </w:t>
      </w:r>
      <w:r w:rsidRPr="003467BC">
        <w:t xml:space="preserve">churn$Email </w:t>
      </w:r>
      <w:r w:rsidRPr="00A12DBD">
        <w:t xml:space="preserve">&lt; </w:t>
      </w:r>
      <w:r w:rsidRPr="00CF5304">
        <w:rPr>
          <w:color w:val="0000FF"/>
        </w:rPr>
        <w:t>4</w:t>
      </w:r>
      <w:r w:rsidRPr="00A12DBD">
        <w:t xml:space="preserve">] </w:t>
      </w:r>
      <w:r w:rsidRPr="003467BC">
        <w:t xml:space="preserve">&lt;- </w:t>
      </w:r>
      <w:proofErr w:type="gramStart"/>
      <w:r w:rsidRPr="00CF5304">
        <w:rPr>
          <w:color w:val="0000FF"/>
        </w:rPr>
        <w:t>NA</w:t>
      </w:r>
      <w:proofErr w:type="gramEnd"/>
    </w:p>
    <w:p w14:paraId="4F86ACDC" w14:textId="77777777" w:rsidR="00A12DBD" w:rsidRPr="00F15011" w:rsidRDefault="00A12DBD" w:rsidP="001D199C">
      <w:pPr>
        <w:pStyle w:val="NoSpacing"/>
        <w:rPr>
          <w:color w:val="538135" w:themeColor="accent6" w:themeShade="BF"/>
        </w:rPr>
      </w:pPr>
      <w:r w:rsidRPr="00F15011">
        <w:rPr>
          <w:color w:val="538135" w:themeColor="accent6" w:themeShade="BF"/>
        </w:rPr>
        <w:t>#Find the median</w:t>
      </w:r>
    </w:p>
    <w:p w14:paraId="7CA2557A" w14:textId="77777777" w:rsidR="00A12DBD" w:rsidRPr="00A12DBD" w:rsidRDefault="00A12DBD" w:rsidP="001D199C">
      <w:pPr>
        <w:pStyle w:val="NoSpacing"/>
      </w:pPr>
      <w:r w:rsidRPr="003467BC">
        <w:t xml:space="preserve">median_Email &lt;- median(churn$Email, na.rm = </w:t>
      </w:r>
      <w:r w:rsidRPr="00CF5304">
        <w:rPr>
          <w:color w:val="0000FF"/>
        </w:rPr>
        <w:t>TRUE</w:t>
      </w:r>
      <w:r w:rsidRPr="00A12DBD">
        <w:t>)</w:t>
      </w:r>
    </w:p>
    <w:p w14:paraId="7AB61630" w14:textId="77777777" w:rsidR="00A12DBD" w:rsidRPr="00F15011" w:rsidRDefault="00A12DBD" w:rsidP="001D199C">
      <w:pPr>
        <w:pStyle w:val="NoSpacing"/>
        <w:rPr>
          <w:color w:val="538135" w:themeColor="accent6" w:themeShade="BF"/>
        </w:rPr>
      </w:pPr>
      <w:r w:rsidRPr="00F15011">
        <w:rPr>
          <w:color w:val="538135" w:themeColor="accent6" w:themeShade="BF"/>
        </w:rPr>
        <w:t># Impute missing values with the median</w:t>
      </w:r>
    </w:p>
    <w:p w14:paraId="28FF30AB" w14:textId="76D08C67" w:rsidR="00A12DBD" w:rsidRPr="00A12DBD" w:rsidRDefault="00A12DBD" w:rsidP="001D199C">
      <w:pPr>
        <w:pStyle w:val="NoSpacing"/>
      </w:pPr>
      <w:r w:rsidRPr="003467BC">
        <w:t>churn$Email[is.na(churn$Email)] &lt;- median_</w:t>
      </w:r>
      <w:proofErr w:type="gramStart"/>
      <w:r w:rsidRPr="003467BC">
        <w:t>Email</w:t>
      </w:r>
      <w:proofErr w:type="gramEnd"/>
    </w:p>
    <w:p w14:paraId="60FACBFD" w14:textId="77777777" w:rsidR="00A12DBD" w:rsidRPr="00A12DBD" w:rsidRDefault="00A12DBD" w:rsidP="001D199C">
      <w:pPr>
        <w:pStyle w:val="NoSpacing"/>
      </w:pPr>
    </w:p>
    <w:p w14:paraId="107087C6" w14:textId="77777777" w:rsidR="00A12DBD" w:rsidRPr="00F15011" w:rsidRDefault="00A12DBD" w:rsidP="001D199C">
      <w:pPr>
        <w:pStyle w:val="NoSpacing"/>
        <w:rPr>
          <w:color w:val="538135" w:themeColor="accent6" w:themeShade="BF"/>
        </w:rPr>
      </w:pPr>
      <w:r w:rsidRPr="00F15011">
        <w:rPr>
          <w:color w:val="538135" w:themeColor="accent6" w:themeShade="BF"/>
        </w:rPr>
        <w:t>#Using exclusion</w:t>
      </w:r>
    </w:p>
    <w:p w14:paraId="481568C2" w14:textId="77777777" w:rsidR="00A12DBD" w:rsidRPr="00F15011" w:rsidRDefault="00A12DBD" w:rsidP="001D199C">
      <w:pPr>
        <w:pStyle w:val="NoSpacing"/>
        <w:rPr>
          <w:color w:val="538135" w:themeColor="accent6" w:themeShade="BF"/>
        </w:rPr>
      </w:pPr>
      <w:r w:rsidRPr="00F15011">
        <w:rPr>
          <w:color w:val="538135" w:themeColor="accent6" w:themeShade="BF"/>
        </w:rPr>
        <w:t># Filter out rows where Children is greater than or equal to 4</w:t>
      </w:r>
    </w:p>
    <w:p w14:paraId="7860AC4C" w14:textId="77777777" w:rsidR="00A12DBD" w:rsidRPr="003467BC" w:rsidRDefault="00A12DBD" w:rsidP="001D199C">
      <w:pPr>
        <w:pStyle w:val="NoSpacing"/>
      </w:pPr>
      <w:r w:rsidRPr="003467BC">
        <w:t>churn_filtered &lt;- churn[which(churn$Children &gt;= 4), ]</w:t>
      </w:r>
    </w:p>
    <w:p w14:paraId="2FBEC6F0" w14:textId="77777777" w:rsidR="00A12DBD" w:rsidRPr="00F15011" w:rsidRDefault="00A12DBD" w:rsidP="001D199C">
      <w:pPr>
        <w:pStyle w:val="NoSpacing"/>
        <w:rPr>
          <w:color w:val="538135" w:themeColor="accent6" w:themeShade="BF"/>
        </w:rPr>
      </w:pPr>
      <w:r w:rsidRPr="00F15011">
        <w:rPr>
          <w:color w:val="538135" w:themeColor="accent6" w:themeShade="BF"/>
        </w:rPr>
        <w:t># Check the dimensions of the dataset after filtering</w:t>
      </w:r>
    </w:p>
    <w:p w14:paraId="44E2AB3F" w14:textId="77777777" w:rsidR="00A12DBD" w:rsidRPr="003467BC" w:rsidRDefault="00A12DBD" w:rsidP="001D199C">
      <w:pPr>
        <w:pStyle w:val="NoSpacing"/>
      </w:pPr>
      <w:r w:rsidRPr="003467BC">
        <w:t>dim(churn_filtered)</w:t>
      </w:r>
    </w:p>
    <w:p w14:paraId="46D0635B" w14:textId="77777777" w:rsidR="00A12DBD" w:rsidRPr="00F15011" w:rsidRDefault="00A12DBD" w:rsidP="001D199C">
      <w:pPr>
        <w:pStyle w:val="NoSpacing"/>
        <w:rPr>
          <w:color w:val="538135" w:themeColor="accent6" w:themeShade="BF"/>
        </w:rPr>
      </w:pPr>
      <w:r w:rsidRPr="00F15011">
        <w:rPr>
          <w:color w:val="538135" w:themeColor="accent6" w:themeShade="BF"/>
        </w:rPr>
        <w:t>#Now i can delete them from my churn table</w:t>
      </w:r>
    </w:p>
    <w:p w14:paraId="4380813C" w14:textId="77777777" w:rsidR="00A12DBD" w:rsidRPr="003467BC" w:rsidRDefault="00A12DBD" w:rsidP="001D199C">
      <w:pPr>
        <w:pStyle w:val="NoSpacing"/>
      </w:pPr>
      <w:r w:rsidRPr="003467BC">
        <w:t>churn &lt;- churn[!(churn$Children &gt;= 4),]</w:t>
      </w:r>
    </w:p>
    <w:p w14:paraId="33EAB935" w14:textId="77777777" w:rsidR="00A12DBD" w:rsidRPr="00A12DBD" w:rsidRDefault="00A12DBD" w:rsidP="001D199C">
      <w:pPr>
        <w:pStyle w:val="NoSpacing"/>
      </w:pPr>
    </w:p>
    <w:p w14:paraId="4ECFFAFF" w14:textId="77777777" w:rsidR="00A12DBD" w:rsidRPr="00F15011" w:rsidRDefault="00A12DBD" w:rsidP="001D199C">
      <w:pPr>
        <w:pStyle w:val="NoSpacing"/>
        <w:rPr>
          <w:color w:val="538135" w:themeColor="accent6" w:themeShade="BF"/>
        </w:rPr>
      </w:pPr>
      <w:r w:rsidRPr="00F15011">
        <w:rPr>
          <w:color w:val="538135" w:themeColor="accent6" w:themeShade="BF"/>
        </w:rPr>
        <w:t># Filter out rows where Income is greater than 130000</w:t>
      </w:r>
    </w:p>
    <w:p w14:paraId="1BDCF330" w14:textId="77777777" w:rsidR="00A12DBD" w:rsidRPr="00F02793" w:rsidRDefault="00A12DBD" w:rsidP="001D199C">
      <w:pPr>
        <w:pStyle w:val="NoSpacing"/>
      </w:pPr>
      <w:r w:rsidRPr="003467BC">
        <w:t xml:space="preserve">churn_income &lt;- churn[which(churn$Income &gt;= </w:t>
      </w:r>
      <w:r w:rsidRPr="003467BC">
        <w:rPr>
          <w:color w:val="0000FF"/>
        </w:rPr>
        <w:t>130000</w:t>
      </w:r>
      <w:r w:rsidRPr="003467BC">
        <w:t>), ]</w:t>
      </w:r>
    </w:p>
    <w:p w14:paraId="066A3728" w14:textId="77777777" w:rsidR="00A12DBD" w:rsidRPr="00F15011" w:rsidRDefault="00A12DBD" w:rsidP="001D199C">
      <w:pPr>
        <w:pStyle w:val="NoSpacing"/>
        <w:rPr>
          <w:color w:val="538135" w:themeColor="accent6" w:themeShade="BF"/>
        </w:rPr>
      </w:pPr>
      <w:r w:rsidRPr="00F15011">
        <w:rPr>
          <w:color w:val="538135" w:themeColor="accent6" w:themeShade="BF"/>
        </w:rPr>
        <w:t># Check the dimensions of the dataset after filtering</w:t>
      </w:r>
    </w:p>
    <w:p w14:paraId="33D2AE48" w14:textId="77777777" w:rsidR="00A12DBD" w:rsidRPr="003467BC" w:rsidRDefault="00A12DBD" w:rsidP="001D199C">
      <w:pPr>
        <w:pStyle w:val="NoSpacing"/>
      </w:pPr>
      <w:r w:rsidRPr="003467BC">
        <w:t xml:space="preserve">dim(churn_income) </w:t>
      </w:r>
    </w:p>
    <w:p w14:paraId="3474D533" w14:textId="431AA841" w:rsidR="00A12DBD" w:rsidRPr="00F15011" w:rsidRDefault="00A12DBD" w:rsidP="001D199C">
      <w:pPr>
        <w:pStyle w:val="NoSpacing"/>
        <w:rPr>
          <w:color w:val="538135" w:themeColor="accent6" w:themeShade="BF"/>
        </w:rPr>
      </w:pPr>
      <w:r w:rsidRPr="00F15011">
        <w:rPr>
          <w:color w:val="538135" w:themeColor="accent6" w:themeShade="BF"/>
        </w:rPr>
        <w:t xml:space="preserve">#Now </w:t>
      </w:r>
      <w:r w:rsidR="0008239E" w:rsidRPr="00F15011">
        <w:rPr>
          <w:color w:val="538135" w:themeColor="accent6" w:themeShade="BF"/>
        </w:rPr>
        <w:t>I</w:t>
      </w:r>
      <w:r w:rsidRPr="00F15011">
        <w:rPr>
          <w:color w:val="538135" w:themeColor="accent6" w:themeShade="BF"/>
        </w:rPr>
        <w:t xml:space="preserve"> can delete them from my churn table</w:t>
      </w:r>
    </w:p>
    <w:p w14:paraId="0123E597" w14:textId="77777777" w:rsidR="00A12DBD" w:rsidRPr="003467BC" w:rsidRDefault="00A12DBD" w:rsidP="001D199C">
      <w:pPr>
        <w:pStyle w:val="NoSpacing"/>
      </w:pPr>
      <w:r w:rsidRPr="003467BC">
        <w:t xml:space="preserve">churn &lt;- churn[!(churn$Income &gt;= </w:t>
      </w:r>
      <w:r w:rsidRPr="003467BC">
        <w:rPr>
          <w:color w:val="0000FF"/>
        </w:rPr>
        <w:t>130000</w:t>
      </w:r>
      <w:r w:rsidRPr="003467BC">
        <w:t>), ]</w:t>
      </w:r>
    </w:p>
    <w:p w14:paraId="592B8016" w14:textId="77777777" w:rsidR="00A12DBD" w:rsidRPr="00A12DBD" w:rsidRDefault="00A12DBD" w:rsidP="001D199C">
      <w:pPr>
        <w:pStyle w:val="NoSpacing"/>
      </w:pPr>
    </w:p>
    <w:p w14:paraId="74DDA89A" w14:textId="77777777" w:rsidR="00A12DBD" w:rsidRPr="00F15011" w:rsidRDefault="00A12DBD" w:rsidP="001D199C">
      <w:pPr>
        <w:pStyle w:val="NoSpacing"/>
        <w:rPr>
          <w:color w:val="538135" w:themeColor="accent6" w:themeShade="BF"/>
        </w:rPr>
      </w:pPr>
      <w:r w:rsidRPr="00F15011">
        <w:rPr>
          <w:color w:val="538135" w:themeColor="accent6" w:themeShade="BF"/>
        </w:rPr>
        <w:t># Filter out rows where Contacts is greater than 5</w:t>
      </w:r>
    </w:p>
    <w:p w14:paraId="769A14BA" w14:textId="77777777" w:rsidR="00A12DBD" w:rsidRPr="00F02793" w:rsidRDefault="00A12DBD" w:rsidP="001D199C">
      <w:pPr>
        <w:pStyle w:val="NoSpacing"/>
      </w:pPr>
      <w:r w:rsidRPr="003467BC">
        <w:t xml:space="preserve">churn_contacts &lt;- churn[which(churn$Contacts &gt; </w:t>
      </w:r>
      <w:r w:rsidRPr="003467BC">
        <w:rPr>
          <w:color w:val="0000FF"/>
        </w:rPr>
        <w:t>5</w:t>
      </w:r>
      <w:r w:rsidRPr="003467BC">
        <w:t>), ]</w:t>
      </w:r>
    </w:p>
    <w:p w14:paraId="101A1C48" w14:textId="77777777" w:rsidR="00A12DBD" w:rsidRPr="00F15011" w:rsidRDefault="00A12DBD" w:rsidP="001D199C">
      <w:pPr>
        <w:pStyle w:val="NoSpacing"/>
        <w:rPr>
          <w:color w:val="538135" w:themeColor="accent6" w:themeShade="BF"/>
        </w:rPr>
      </w:pPr>
      <w:r w:rsidRPr="00F15011">
        <w:rPr>
          <w:color w:val="538135" w:themeColor="accent6" w:themeShade="BF"/>
        </w:rPr>
        <w:t># Check the dimensions of the dataset after filtering</w:t>
      </w:r>
    </w:p>
    <w:p w14:paraId="54BBC19C" w14:textId="77777777" w:rsidR="00A12DBD" w:rsidRPr="003467BC" w:rsidRDefault="00A12DBD" w:rsidP="001D199C">
      <w:pPr>
        <w:pStyle w:val="NoSpacing"/>
      </w:pPr>
      <w:r w:rsidRPr="003467BC">
        <w:t xml:space="preserve">dim(churn_contacts) </w:t>
      </w:r>
    </w:p>
    <w:p w14:paraId="41FF5424" w14:textId="7D9EAF72" w:rsidR="00A12DBD" w:rsidRPr="00F15011" w:rsidRDefault="00A12DBD" w:rsidP="001D199C">
      <w:pPr>
        <w:pStyle w:val="NoSpacing"/>
        <w:rPr>
          <w:color w:val="538135" w:themeColor="accent6" w:themeShade="BF"/>
        </w:rPr>
      </w:pPr>
      <w:r w:rsidRPr="00F15011">
        <w:rPr>
          <w:color w:val="538135" w:themeColor="accent6" w:themeShade="BF"/>
        </w:rPr>
        <w:t xml:space="preserve">#Now </w:t>
      </w:r>
      <w:r w:rsidR="0008239E" w:rsidRPr="00F15011">
        <w:rPr>
          <w:color w:val="538135" w:themeColor="accent6" w:themeShade="BF"/>
        </w:rPr>
        <w:t>I</w:t>
      </w:r>
      <w:r w:rsidRPr="00F15011">
        <w:rPr>
          <w:color w:val="538135" w:themeColor="accent6" w:themeShade="BF"/>
        </w:rPr>
        <w:t xml:space="preserve"> can delete them from my churn table</w:t>
      </w:r>
    </w:p>
    <w:p w14:paraId="7B4BB414" w14:textId="77777777" w:rsidR="00A12DBD" w:rsidRPr="00F02793" w:rsidRDefault="00A12DBD" w:rsidP="001D199C">
      <w:pPr>
        <w:pStyle w:val="NoSpacing"/>
      </w:pPr>
      <w:r w:rsidRPr="003467BC">
        <w:t xml:space="preserve">churn &lt;- churn[!(churn$Contacts &gt; </w:t>
      </w:r>
      <w:r w:rsidRPr="003467BC">
        <w:rPr>
          <w:color w:val="0000FF"/>
        </w:rPr>
        <w:t>5</w:t>
      </w:r>
      <w:r w:rsidRPr="003467BC">
        <w:t>), ]</w:t>
      </w:r>
    </w:p>
    <w:p w14:paraId="22485CA7" w14:textId="77777777" w:rsidR="00A12DBD" w:rsidRPr="00A12DBD" w:rsidRDefault="00A12DBD" w:rsidP="001D199C">
      <w:pPr>
        <w:pStyle w:val="NoSpacing"/>
      </w:pPr>
    </w:p>
    <w:p w14:paraId="4D173009" w14:textId="77777777" w:rsidR="00A12DBD" w:rsidRPr="00F15011" w:rsidRDefault="00A12DBD" w:rsidP="001D199C">
      <w:pPr>
        <w:pStyle w:val="NoSpacing"/>
        <w:rPr>
          <w:color w:val="538135" w:themeColor="accent6" w:themeShade="BF"/>
        </w:rPr>
      </w:pPr>
      <w:r w:rsidRPr="00F15011">
        <w:rPr>
          <w:color w:val="538135" w:themeColor="accent6" w:themeShade="BF"/>
        </w:rPr>
        <w:t># Filter out rows where Outage_sec_perweek is less than or equal to 2 and greater than or equal to 17</w:t>
      </w:r>
    </w:p>
    <w:p w14:paraId="0D9A9A0C" w14:textId="77777777" w:rsidR="00A12DBD" w:rsidRPr="00F02793" w:rsidRDefault="00A12DBD" w:rsidP="001D199C">
      <w:pPr>
        <w:pStyle w:val="NoSpacing"/>
      </w:pPr>
      <w:r w:rsidRPr="003467BC">
        <w:t xml:space="preserve">churn_outage &lt;- churn[which(churn$Outage_sec_perweek &lt;= </w:t>
      </w:r>
      <w:r w:rsidRPr="003467BC">
        <w:rPr>
          <w:color w:val="0000FF"/>
        </w:rPr>
        <w:t xml:space="preserve">2 </w:t>
      </w:r>
      <w:r w:rsidRPr="003467BC">
        <w:t>|</w:t>
      </w:r>
    </w:p>
    <w:p w14:paraId="7F146A7D" w14:textId="77777777" w:rsidR="00A12DBD" w:rsidRPr="00F02793" w:rsidRDefault="00A12DBD" w:rsidP="001D199C">
      <w:pPr>
        <w:pStyle w:val="NoSpacing"/>
      </w:pPr>
      <w:r w:rsidRPr="00F02793">
        <w:t xml:space="preserve">                              </w:t>
      </w:r>
      <w:r w:rsidRPr="003467BC">
        <w:t xml:space="preserve">churn$Outage_sec_perweek &gt;= </w:t>
      </w:r>
      <w:r w:rsidRPr="003467BC">
        <w:rPr>
          <w:color w:val="0000FF"/>
        </w:rPr>
        <w:t>17</w:t>
      </w:r>
      <w:r w:rsidRPr="003467BC">
        <w:t>), ]</w:t>
      </w:r>
    </w:p>
    <w:p w14:paraId="4D463D16" w14:textId="77777777" w:rsidR="00A12DBD" w:rsidRPr="00F15011" w:rsidRDefault="00A12DBD" w:rsidP="001D199C">
      <w:pPr>
        <w:pStyle w:val="NoSpacing"/>
        <w:rPr>
          <w:color w:val="538135" w:themeColor="accent6" w:themeShade="BF"/>
        </w:rPr>
      </w:pPr>
      <w:r w:rsidRPr="00F15011">
        <w:rPr>
          <w:color w:val="538135" w:themeColor="accent6" w:themeShade="BF"/>
        </w:rPr>
        <w:t># Check the dimensions of the dataset after filtering</w:t>
      </w:r>
    </w:p>
    <w:p w14:paraId="1AA2629D" w14:textId="77777777" w:rsidR="00A12DBD" w:rsidRPr="003467BC" w:rsidRDefault="00A12DBD" w:rsidP="001D199C">
      <w:pPr>
        <w:pStyle w:val="NoSpacing"/>
      </w:pPr>
      <w:r w:rsidRPr="003467BC">
        <w:t>dim(churn_outage)</w:t>
      </w:r>
    </w:p>
    <w:p w14:paraId="62ADF0E8" w14:textId="4F110BD5" w:rsidR="00A12DBD" w:rsidRPr="00F15011" w:rsidRDefault="00A12DBD" w:rsidP="001D199C">
      <w:pPr>
        <w:pStyle w:val="NoSpacing"/>
        <w:rPr>
          <w:color w:val="538135" w:themeColor="accent6" w:themeShade="BF"/>
        </w:rPr>
      </w:pPr>
      <w:r w:rsidRPr="00F15011">
        <w:rPr>
          <w:color w:val="538135" w:themeColor="accent6" w:themeShade="BF"/>
        </w:rPr>
        <w:t xml:space="preserve">#Now </w:t>
      </w:r>
      <w:r w:rsidR="0008239E" w:rsidRPr="00F15011">
        <w:rPr>
          <w:color w:val="538135" w:themeColor="accent6" w:themeShade="BF"/>
        </w:rPr>
        <w:t>I</w:t>
      </w:r>
      <w:r w:rsidRPr="00F15011">
        <w:rPr>
          <w:color w:val="538135" w:themeColor="accent6" w:themeShade="BF"/>
        </w:rPr>
        <w:t xml:space="preserve"> can delete them from my churn table</w:t>
      </w:r>
    </w:p>
    <w:p w14:paraId="45FFE63F" w14:textId="77777777" w:rsidR="00A12DBD" w:rsidRPr="00F02793" w:rsidRDefault="00A12DBD" w:rsidP="001D199C">
      <w:pPr>
        <w:pStyle w:val="NoSpacing"/>
      </w:pPr>
      <w:r w:rsidRPr="003467BC">
        <w:t xml:space="preserve">churn &lt;- churn[!(churn$Outage_sec_perweek &lt;= </w:t>
      </w:r>
      <w:r w:rsidRPr="003467BC">
        <w:rPr>
          <w:color w:val="0000FF"/>
        </w:rPr>
        <w:t xml:space="preserve">2 </w:t>
      </w:r>
      <w:r w:rsidRPr="003467BC">
        <w:t>|</w:t>
      </w:r>
    </w:p>
    <w:p w14:paraId="0530E34B" w14:textId="77777777" w:rsidR="00A12DBD" w:rsidRPr="00F02793" w:rsidRDefault="00A12DBD" w:rsidP="001D199C">
      <w:pPr>
        <w:pStyle w:val="NoSpacing"/>
      </w:pPr>
      <w:r w:rsidRPr="00F02793">
        <w:t xml:space="preserve">                   </w:t>
      </w:r>
      <w:r w:rsidRPr="003467BC">
        <w:t xml:space="preserve">churn$Outage_sec_perweek &gt;= </w:t>
      </w:r>
      <w:r w:rsidRPr="003467BC">
        <w:rPr>
          <w:color w:val="0000FF"/>
        </w:rPr>
        <w:t>17</w:t>
      </w:r>
      <w:r w:rsidRPr="003467BC">
        <w:t>), ]</w:t>
      </w:r>
    </w:p>
    <w:p w14:paraId="3F8C7702" w14:textId="77777777" w:rsidR="00A12DBD" w:rsidRPr="00A12DBD" w:rsidRDefault="00A12DBD" w:rsidP="001D199C">
      <w:pPr>
        <w:pStyle w:val="NoSpacing"/>
      </w:pPr>
    </w:p>
    <w:p w14:paraId="0ABE5B80" w14:textId="77777777" w:rsidR="00A12DBD" w:rsidRPr="00F15011" w:rsidRDefault="00A12DBD" w:rsidP="001D199C">
      <w:pPr>
        <w:pStyle w:val="NoSpacing"/>
        <w:rPr>
          <w:color w:val="538135" w:themeColor="accent6" w:themeShade="BF"/>
        </w:rPr>
      </w:pPr>
      <w:r w:rsidRPr="00F15011">
        <w:rPr>
          <w:color w:val="538135" w:themeColor="accent6" w:themeShade="BF"/>
        </w:rPr>
        <w:t># Filter out rows where Yearly_equip_failure is less than 3</w:t>
      </w:r>
    </w:p>
    <w:p w14:paraId="43C8F3D3" w14:textId="77777777" w:rsidR="00A12DBD" w:rsidRPr="00F02793" w:rsidRDefault="00A12DBD" w:rsidP="001D199C">
      <w:pPr>
        <w:pStyle w:val="NoSpacing"/>
      </w:pPr>
      <w:r w:rsidRPr="003467BC">
        <w:t xml:space="preserve">churn_filtered &lt;- churn[which(churn$Yearly_equip_failure &gt;= </w:t>
      </w:r>
      <w:r w:rsidRPr="003467BC">
        <w:rPr>
          <w:color w:val="0000FF"/>
        </w:rPr>
        <w:t>3</w:t>
      </w:r>
      <w:r w:rsidRPr="003467BC">
        <w:t>), ]</w:t>
      </w:r>
    </w:p>
    <w:p w14:paraId="0F3EB395" w14:textId="77777777" w:rsidR="00A12DBD" w:rsidRPr="00F15011" w:rsidRDefault="00A12DBD" w:rsidP="001D199C">
      <w:pPr>
        <w:pStyle w:val="NoSpacing"/>
        <w:rPr>
          <w:color w:val="538135" w:themeColor="accent6" w:themeShade="BF"/>
        </w:rPr>
      </w:pPr>
      <w:r w:rsidRPr="00F15011">
        <w:rPr>
          <w:color w:val="538135" w:themeColor="accent6" w:themeShade="BF"/>
        </w:rPr>
        <w:t># Check the dimensions of the dataset after filtering</w:t>
      </w:r>
    </w:p>
    <w:p w14:paraId="737C0B01" w14:textId="77777777" w:rsidR="00A12DBD" w:rsidRPr="003467BC" w:rsidRDefault="00A12DBD" w:rsidP="001D199C">
      <w:pPr>
        <w:pStyle w:val="NoSpacing"/>
      </w:pPr>
      <w:r w:rsidRPr="003467BC">
        <w:t>dim(churn_filtered)</w:t>
      </w:r>
    </w:p>
    <w:p w14:paraId="78BF282F" w14:textId="7E1862B0" w:rsidR="00A12DBD" w:rsidRPr="00F15011" w:rsidRDefault="00A12DBD" w:rsidP="001D199C">
      <w:pPr>
        <w:pStyle w:val="NoSpacing"/>
        <w:rPr>
          <w:color w:val="538135" w:themeColor="accent6" w:themeShade="BF"/>
        </w:rPr>
      </w:pPr>
      <w:r w:rsidRPr="00F15011">
        <w:rPr>
          <w:color w:val="538135" w:themeColor="accent6" w:themeShade="BF"/>
        </w:rPr>
        <w:t xml:space="preserve">#Now </w:t>
      </w:r>
      <w:r w:rsidR="0008239E" w:rsidRPr="00F15011">
        <w:rPr>
          <w:color w:val="538135" w:themeColor="accent6" w:themeShade="BF"/>
        </w:rPr>
        <w:t>I</w:t>
      </w:r>
      <w:r w:rsidRPr="00F15011">
        <w:rPr>
          <w:color w:val="538135" w:themeColor="accent6" w:themeShade="BF"/>
        </w:rPr>
        <w:t xml:space="preserve"> can delete them from my churn table</w:t>
      </w:r>
    </w:p>
    <w:p w14:paraId="54B008F8" w14:textId="587598F8" w:rsidR="00A12DBD" w:rsidRPr="003467BC" w:rsidRDefault="00A12DBD" w:rsidP="001D199C">
      <w:pPr>
        <w:pStyle w:val="NoSpacing"/>
      </w:pPr>
      <w:r w:rsidRPr="003467BC">
        <w:t xml:space="preserve">churn &lt;- churn[!(churn$Yearly_equip_failure &gt;= </w:t>
      </w:r>
      <w:r w:rsidRPr="003467BC">
        <w:rPr>
          <w:color w:val="0000FF"/>
        </w:rPr>
        <w:t>3</w:t>
      </w:r>
      <w:r w:rsidRPr="003467BC">
        <w:t>), ]</w:t>
      </w:r>
    </w:p>
    <w:p w14:paraId="582D6AAE" w14:textId="77777777" w:rsidR="00F02793" w:rsidRPr="00F02793" w:rsidRDefault="00F02793" w:rsidP="001D199C">
      <w:pPr>
        <w:pStyle w:val="NoSpacing"/>
      </w:pPr>
    </w:p>
    <w:p w14:paraId="312417F3" w14:textId="48DBB7D1" w:rsidR="009519D8" w:rsidRDefault="007A0B5B" w:rsidP="00CB0BBA">
      <w:pPr>
        <w:pStyle w:val="Heading5"/>
      </w:pPr>
      <w:r w:rsidRPr="007A0B5B">
        <w:t>Other</w:t>
      </w:r>
      <w:r w:rsidR="0057119C" w:rsidRPr="007A0B5B">
        <w:t xml:space="preserve"> data quality issues:</w:t>
      </w:r>
    </w:p>
    <w:p w14:paraId="2266F8EA" w14:textId="11A061B8" w:rsidR="00035D60" w:rsidRPr="003467BC" w:rsidRDefault="00035D60" w:rsidP="001D199C">
      <w:pPr>
        <w:pStyle w:val="NoSpacing"/>
      </w:pPr>
      <w:r w:rsidRPr="003467BC">
        <w:rPr>
          <w:color w:val="0000FF"/>
        </w:rPr>
        <w:t>library</w:t>
      </w:r>
      <w:r w:rsidRPr="003467BC">
        <w:t>(magrittr)</w:t>
      </w:r>
    </w:p>
    <w:p w14:paraId="0DD524C0" w14:textId="519F983F" w:rsidR="00194822" w:rsidRPr="00F15011" w:rsidRDefault="00194822" w:rsidP="001D199C">
      <w:pPr>
        <w:pStyle w:val="NoSpacing"/>
        <w:rPr>
          <w:color w:val="538135" w:themeColor="accent6" w:themeShade="BF"/>
        </w:rPr>
      </w:pPr>
      <w:r w:rsidRPr="00F15011">
        <w:rPr>
          <w:color w:val="538135" w:themeColor="accent6" w:themeShade="BF"/>
        </w:rPr>
        <w:t>#Data Quality issues</w:t>
      </w:r>
      <w:r w:rsidR="00E2415B" w:rsidRPr="00F15011">
        <w:rPr>
          <w:color w:val="538135" w:themeColor="accent6" w:themeShade="BF"/>
        </w:rPr>
        <w:t xml:space="preserve"> </w:t>
      </w:r>
      <w:sdt>
        <w:sdtPr>
          <w:rPr>
            <w:color w:val="538135" w:themeColor="accent6" w:themeShade="BF"/>
          </w:rPr>
          <w:id w:val="1829237760"/>
          <w:citation/>
        </w:sdtPr>
        <w:sdtContent>
          <w:r w:rsidR="00E2415B" w:rsidRPr="00F15011">
            <w:rPr>
              <w:color w:val="538135" w:themeColor="accent6" w:themeShade="BF"/>
            </w:rPr>
            <w:fldChar w:fldCharType="begin"/>
          </w:r>
          <w:r w:rsidR="00E2415B" w:rsidRPr="00F15011">
            <w:rPr>
              <w:color w:val="538135" w:themeColor="accent6" w:themeShade="BF"/>
            </w:rPr>
            <w:instrText xml:space="preserve"> CITATION Bac22 \l 1033 </w:instrText>
          </w:r>
          <w:r w:rsidR="00E2415B" w:rsidRPr="00F15011">
            <w:rPr>
              <w:color w:val="538135" w:themeColor="accent6" w:themeShade="BF"/>
            </w:rPr>
            <w:fldChar w:fldCharType="separate"/>
          </w:r>
          <w:r w:rsidR="00BA704E" w:rsidRPr="00F15011">
            <w:rPr>
              <w:noProof/>
              <w:color w:val="538135" w:themeColor="accent6" w:themeShade="BF"/>
            </w:rPr>
            <w:t>(Bache &amp; Wickham, 2022)</w:t>
          </w:r>
          <w:r w:rsidR="00E2415B" w:rsidRPr="00F15011">
            <w:rPr>
              <w:color w:val="538135" w:themeColor="accent6" w:themeShade="BF"/>
            </w:rPr>
            <w:fldChar w:fldCharType="end"/>
          </w:r>
        </w:sdtContent>
      </w:sdt>
    </w:p>
    <w:p w14:paraId="44EF7F37" w14:textId="614D85DB" w:rsidR="00194822" w:rsidRPr="00F15011" w:rsidRDefault="00194822" w:rsidP="001D199C">
      <w:pPr>
        <w:pStyle w:val="NoSpacing"/>
        <w:rPr>
          <w:color w:val="538135" w:themeColor="accent6" w:themeShade="BF"/>
        </w:rPr>
      </w:pPr>
      <w:r w:rsidRPr="00F15011">
        <w:rPr>
          <w:color w:val="538135" w:themeColor="accent6" w:themeShade="BF"/>
        </w:rPr>
        <w:t>#</w:t>
      </w:r>
      <w:r w:rsidR="003467BC" w:rsidRPr="00F15011">
        <w:rPr>
          <w:color w:val="538135" w:themeColor="accent6" w:themeShade="BF"/>
        </w:rPr>
        <w:t>The</w:t>
      </w:r>
      <w:r w:rsidRPr="00F15011">
        <w:rPr>
          <w:color w:val="538135" w:themeColor="accent6" w:themeShade="BF"/>
        </w:rPr>
        <w:t xml:space="preserve"> renaming of the survey columns Item1, Item2 </w:t>
      </w:r>
      <w:proofErr w:type="gramStart"/>
      <w:r w:rsidRPr="00F15011">
        <w:rPr>
          <w:color w:val="538135" w:themeColor="accent6" w:themeShade="BF"/>
        </w:rPr>
        <w:t>etc.</w:t>
      </w:r>
      <w:proofErr w:type="gramEnd"/>
    </w:p>
    <w:p w14:paraId="32F033ED" w14:textId="77777777" w:rsidR="00194822" w:rsidRPr="003467BC" w:rsidRDefault="00194822" w:rsidP="001D199C">
      <w:pPr>
        <w:pStyle w:val="NoSpacing"/>
      </w:pPr>
      <w:r w:rsidRPr="003467BC">
        <w:t>churn %&lt;&gt;% rename(</w:t>
      </w:r>
    </w:p>
    <w:p w14:paraId="4404E7DC" w14:textId="77777777" w:rsidR="00194822" w:rsidRPr="003467BC" w:rsidRDefault="00194822" w:rsidP="001D199C">
      <w:pPr>
        <w:pStyle w:val="NoSpacing"/>
      </w:pPr>
      <w:r w:rsidRPr="003467BC">
        <w:t xml:space="preserve">  Timely_Response = item1,</w:t>
      </w:r>
    </w:p>
    <w:p w14:paraId="0B3FB7D2" w14:textId="77777777" w:rsidR="00194822" w:rsidRPr="003467BC" w:rsidRDefault="00194822" w:rsidP="001D199C">
      <w:pPr>
        <w:pStyle w:val="NoSpacing"/>
      </w:pPr>
      <w:r w:rsidRPr="003467BC">
        <w:t xml:space="preserve">  Timely_Fixes = item2,</w:t>
      </w:r>
    </w:p>
    <w:p w14:paraId="267B9F0D" w14:textId="77777777" w:rsidR="00194822" w:rsidRPr="003467BC" w:rsidRDefault="00194822" w:rsidP="001D199C">
      <w:pPr>
        <w:pStyle w:val="NoSpacing"/>
      </w:pPr>
      <w:r w:rsidRPr="003467BC">
        <w:t xml:space="preserve">  Timely_Replacements = item3,</w:t>
      </w:r>
    </w:p>
    <w:p w14:paraId="6F916C31" w14:textId="77777777" w:rsidR="00194822" w:rsidRPr="003467BC" w:rsidRDefault="00194822" w:rsidP="001D199C">
      <w:pPr>
        <w:pStyle w:val="NoSpacing"/>
      </w:pPr>
      <w:r w:rsidRPr="003467BC">
        <w:t xml:space="preserve">  Reliability = item4,</w:t>
      </w:r>
    </w:p>
    <w:p w14:paraId="38F09607" w14:textId="77777777" w:rsidR="00194822" w:rsidRPr="003467BC" w:rsidRDefault="00194822" w:rsidP="001D199C">
      <w:pPr>
        <w:pStyle w:val="NoSpacing"/>
      </w:pPr>
      <w:r w:rsidRPr="003467BC">
        <w:t xml:space="preserve">  Options = item5,</w:t>
      </w:r>
    </w:p>
    <w:p w14:paraId="00B858B3" w14:textId="77777777" w:rsidR="00194822" w:rsidRPr="003467BC" w:rsidRDefault="00194822" w:rsidP="001D199C">
      <w:pPr>
        <w:pStyle w:val="NoSpacing"/>
      </w:pPr>
      <w:r w:rsidRPr="003467BC">
        <w:t xml:space="preserve">  Respectful_Response = item6,</w:t>
      </w:r>
    </w:p>
    <w:p w14:paraId="3B2F6973" w14:textId="77777777" w:rsidR="00194822" w:rsidRPr="003467BC" w:rsidRDefault="00194822" w:rsidP="001D199C">
      <w:pPr>
        <w:pStyle w:val="NoSpacing"/>
      </w:pPr>
      <w:r w:rsidRPr="003467BC">
        <w:t xml:space="preserve">  Courteous_Exchange = item7,</w:t>
      </w:r>
    </w:p>
    <w:p w14:paraId="24ED30E1" w14:textId="77777777" w:rsidR="00194822" w:rsidRPr="003467BC" w:rsidRDefault="00194822" w:rsidP="001D199C">
      <w:pPr>
        <w:pStyle w:val="NoSpacing"/>
      </w:pPr>
      <w:r w:rsidRPr="003467BC">
        <w:t xml:space="preserve">  Active_Listening = item8</w:t>
      </w:r>
    </w:p>
    <w:p w14:paraId="6C8B4C3A" w14:textId="3A78ED59" w:rsidR="00194822" w:rsidRDefault="00194822" w:rsidP="001D199C">
      <w:pPr>
        <w:pStyle w:val="NoSpacing"/>
      </w:pPr>
      <w:r w:rsidRPr="003467BC">
        <w:t>)</w:t>
      </w:r>
    </w:p>
    <w:p w14:paraId="4DADB53C" w14:textId="77777777" w:rsidR="002E4FE5" w:rsidRPr="0013054B" w:rsidRDefault="002E4FE5" w:rsidP="001D199C">
      <w:pPr>
        <w:pStyle w:val="NoSpacing"/>
        <w:rPr>
          <w:color w:val="538135" w:themeColor="accent6" w:themeShade="BF"/>
        </w:rPr>
      </w:pPr>
      <w:r w:rsidRPr="0013054B">
        <w:rPr>
          <w:color w:val="538135" w:themeColor="accent6" w:themeShade="BF"/>
        </w:rPr>
        <w:t># Remove decimals from the "Age" column</w:t>
      </w:r>
    </w:p>
    <w:p w14:paraId="5F2FAAEE" w14:textId="1C0E9E09" w:rsidR="000055BB" w:rsidRPr="003467BC" w:rsidRDefault="002E4FE5" w:rsidP="001D199C">
      <w:pPr>
        <w:pStyle w:val="NoSpacing"/>
      </w:pPr>
      <w:r w:rsidRPr="003467BC">
        <w:t>churn$Age &lt;- floor(churn$Age)</w:t>
      </w:r>
    </w:p>
    <w:p w14:paraId="1DA561AF" w14:textId="77777777" w:rsidR="00A72597" w:rsidRDefault="00A72597" w:rsidP="001D199C">
      <w:pPr>
        <w:pStyle w:val="NoSpacing"/>
      </w:pPr>
    </w:p>
    <w:p w14:paraId="489F6487" w14:textId="7C6531F0" w:rsidR="008F1386" w:rsidRPr="0013054B" w:rsidRDefault="005B41CD" w:rsidP="001D199C">
      <w:pPr>
        <w:pStyle w:val="NoSpacing"/>
        <w:rPr>
          <w:color w:val="538135" w:themeColor="accent6" w:themeShade="BF"/>
        </w:rPr>
      </w:pPr>
      <w:r w:rsidRPr="0013054B">
        <w:rPr>
          <w:color w:val="538135" w:themeColor="accent6" w:themeShade="BF"/>
        </w:rPr>
        <w:t>#</w:t>
      </w:r>
      <w:r w:rsidR="008F1386" w:rsidRPr="0013054B">
        <w:rPr>
          <w:color w:val="538135" w:themeColor="accent6" w:themeShade="BF"/>
        </w:rPr>
        <w:t>formatted as a five-digit string with leading zeros if necessary</w:t>
      </w:r>
    </w:p>
    <w:p w14:paraId="5AE66614" w14:textId="70836922" w:rsidR="008F1386" w:rsidRPr="003467BC" w:rsidRDefault="005B41CD" w:rsidP="001D199C">
      <w:pPr>
        <w:pStyle w:val="NoSpacing"/>
      </w:pPr>
      <w:r w:rsidRPr="003467BC">
        <w:t>churn$Zip &lt;- sprintf("</w:t>
      </w:r>
      <w:r w:rsidRPr="00F15011">
        <w:rPr>
          <w:color w:val="538135" w:themeColor="accent6" w:themeShade="BF"/>
        </w:rPr>
        <w:t>%05d</w:t>
      </w:r>
      <w:r w:rsidRPr="003467BC">
        <w:t>", churn$Zip)</w:t>
      </w:r>
    </w:p>
    <w:p w14:paraId="26C355C1" w14:textId="77777777" w:rsidR="00027702" w:rsidRDefault="00027702" w:rsidP="001D199C">
      <w:pPr>
        <w:pStyle w:val="NoSpacing"/>
      </w:pPr>
    </w:p>
    <w:p w14:paraId="0A43D34F" w14:textId="3522429D" w:rsidR="001C2A74" w:rsidRDefault="00471F44" w:rsidP="00696D44">
      <w:pPr>
        <w:pStyle w:val="CaptionCallout"/>
      </w:pPr>
      <w:r>
        <w:t xml:space="preserve"> </w:t>
      </w:r>
      <w:bookmarkStart w:id="21" w:name="_Toc165893364"/>
      <w:r w:rsidR="001C2A74">
        <w:t>Treatment code file</w:t>
      </w:r>
      <w:bookmarkEnd w:id="21"/>
    </w:p>
    <w:p w14:paraId="0297B3B5" w14:textId="769697A0" w:rsidR="00951358" w:rsidRPr="00951358" w:rsidRDefault="00471F44" w:rsidP="00323617">
      <w:pPr>
        <w:pStyle w:val="sectionbody"/>
        <w:rPr>
          <w:b/>
          <w:bCs/>
        </w:rPr>
      </w:pPr>
      <w:r w:rsidRPr="00471F44">
        <w:t xml:space="preserve">See </w:t>
      </w:r>
      <w:r>
        <w:t>csv</w:t>
      </w:r>
      <w:r w:rsidRPr="00471F44">
        <w:t xml:space="preserve"> attached. Filename: </w:t>
      </w:r>
      <w:r w:rsidR="00000542" w:rsidRPr="00000542">
        <w:rPr>
          <w:u w:val="single"/>
        </w:rPr>
        <w:t>Clean_Churn.csv</w:t>
      </w:r>
    </w:p>
    <w:p w14:paraId="5A3EB4A8" w14:textId="77777777" w:rsidR="0010338F" w:rsidRPr="0010338F" w:rsidRDefault="00000542" w:rsidP="00CB0BBA">
      <w:pPr>
        <w:pStyle w:val="Heading5"/>
      </w:pPr>
      <w:r>
        <w:t xml:space="preserve">The </w:t>
      </w:r>
      <w:r w:rsidR="00D66B06">
        <w:t xml:space="preserve">csv </w:t>
      </w:r>
      <w:r>
        <w:t>files for the ex</w:t>
      </w:r>
      <w:r w:rsidR="00EF70B1">
        <w:t>tracted data</w:t>
      </w:r>
      <w:r w:rsidR="00D66B06">
        <w:t>:</w:t>
      </w:r>
    </w:p>
    <w:p w14:paraId="1405043C" w14:textId="77777777" w:rsidR="0010338F" w:rsidRPr="0010338F" w:rsidRDefault="008C4716" w:rsidP="00F64E29">
      <w:pPr>
        <w:pStyle w:val="sectionbody"/>
        <w:numPr>
          <w:ilvl w:val="0"/>
          <w:numId w:val="36"/>
        </w:numPr>
        <w:spacing w:line="276" w:lineRule="auto"/>
        <w:rPr>
          <w:rStyle w:val="SubtleEmphasis"/>
          <w:color w:val="000000" w:themeColor="text1"/>
        </w:rPr>
      </w:pPr>
      <w:r w:rsidRPr="0010338F">
        <w:rPr>
          <w:rStyle w:val="SubtleEmphasis"/>
          <w:color w:val="000000" w:themeColor="text1"/>
        </w:rPr>
        <w:t>Clean_Churn.csv</w:t>
      </w:r>
    </w:p>
    <w:p w14:paraId="233BF58D" w14:textId="77777777" w:rsidR="0010338F" w:rsidRPr="0010338F" w:rsidRDefault="008C4716" w:rsidP="00F64E29">
      <w:pPr>
        <w:pStyle w:val="sectionbody"/>
        <w:numPr>
          <w:ilvl w:val="0"/>
          <w:numId w:val="36"/>
        </w:numPr>
        <w:spacing w:line="276" w:lineRule="auto"/>
        <w:rPr>
          <w:rStyle w:val="SubtleEmphasis"/>
          <w:color w:val="000000" w:themeColor="text1"/>
        </w:rPr>
      </w:pPr>
      <w:r w:rsidRPr="0010338F">
        <w:rPr>
          <w:rStyle w:val="SubtleEmphasis"/>
          <w:color w:val="000000" w:themeColor="text1"/>
        </w:rPr>
        <w:t>churn_</w:t>
      </w:r>
      <w:proofErr w:type="gramStart"/>
      <w:r w:rsidRPr="0010338F">
        <w:rPr>
          <w:rStyle w:val="SubtleEmphasis"/>
          <w:color w:val="000000" w:themeColor="text1"/>
        </w:rPr>
        <w:t>filtered</w:t>
      </w:r>
      <w:proofErr w:type="gramEnd"/>
    </w:p>
    <w:p w14:paraId="06CC41FB" w14:textId="77777777" w:rsidR="0010338F" w:rsidRPr="0010338F" w:rsidRDefault="00C737E1" w:rsidP="00F64E29">
      <w:pPr>
        <w:pStyle w:val="sectionbody"/>
        <w:numPr>
          <w:ilvl w:val="0"/>
          <w:numId w:val="36"/>
        </w:numPr>
        <w:spacing w:line="276" w:lineRule="auto"/>
        <w:rPr>
          <w:rStyle w:val="SubtleEmphasis"/>
          <w:color w:val="000000" w:themeColor="text1"/>
        </w:rPr>
      </w:pPr>
      <w:r w:rsidRPr="0010338F">
        <w:rPr>
          <w:rStyle w:val="SubtleEmphasis"/>
          <w:color w:val="000000" w:themeColor="text1"/>
        </w:rPr>
        <w:t>churn_</w:t>
      </w:r>
      <w:proofErr w:type="gramStart"/>
      <w:r w:rsidRPr="0010338F">
        <w:rPr>
          <w:rStyle w:val="SubtleEmphasis"/>
          <w:color w:val="000000" w:themeColor="text1"/>
        </w:rPr>
        <w:t>income</w:t>
      </w:r>
      <w:proofErr w:type="gramEnd"/>
    </w:p>
    <w:p w14:paraId="21C5210D" w14:textId="77777777" w:rsidR="00C02F1A" w:rsidRDefault="00C737E1" w:rsidP="00F64E29">
      <w:pPr>
        <w:pStyle w:val="sectionbody"/>
        <w:numPr>
          <w:ilvl w:val="0"/>
          <w:numId w:val="36"/>
        </w:numPr>
        <w:spacing w:line="276" w:lineRule="auto"/>
        <w:rPr>
          <w:rStyle w:val="SubtleEmphasis"/>
          <w:bCs/>
          <w:color w:val="000000" w:themeColor="text1"/>
        </w:rPr>
      </w:pPr>
      <w:r w:rsidRPr="0010338F">
        <w:rPr>
          <w:rStyle w:val="SubtleEmphasis"/>
          <w:color w:val="000000" w:themeColor="text1"/>
        </w:rPr>
        <w:t>churn_</w:t>
      </w:r>
      <w:proofErr w:type="gramStart"/>
      <w:r w:rsidRPr="0010338F">
        <w:rPr>
          <w:rStyle w:val="SubtleEmphasis"/>
          <w:color w:val="000000" w:themeColor="text1"/>
        </w:rPr>
        <w:t>outage</w:t>
      </w:r>
      <w:proofErr w:type="gramEnd"/>
    </w:p>
    <w:p w14:paraId="3715CA8E" w14:textId="1B082020" w:rsidR="008A67A4" w:rsidRPr="00C02F1A" w:rsidRDefault="00610845" w:rsidP="00696D44">
      <w:pPr>
        <w:pStyle w:val="CaptionCallout"/>
        <w:rPr>
          <w:iCs/>
        </w:rPr>
      </w:pPr>
      <w:bookmarkStart w:id="22" w:name="_Toc165893365"/>
      <w:r w:rsidRPr="00C02F1A">
        <w:t>D</w:t>
      </w:r>
      <w:r w:rsidR="00945E98" w:rsidRPr="00C02F1A">
        <w:t>isadvantages</w:t>
      </w:r>
      <w:r w:rsidRPr="00C02F1A">
        <w:t>:</w:t>
      </w:r>
      <w:bookmarkEnd w:id="22"/>
      <w:r w:rsidR="008A67A4" w:rsidRPr="00C02F1A">
        <w:t xml:space="preserve"> </w:t>
      </w:r>
    </w:p>
    <w:p w14:paraId="340F976F" w14:textId="330B275E" w:rsidR="00752D5A" w:rsidRPr="00752D5A" w:rsidRDefault="000946DE" w:rsidP="00323617">
      <w:pPr>
        <w:pStyle w:val="sectionbody"/>
      </w:pPr>
      <w:r>
        <w:t xml:space="preserve">While cleaning data is super important for getting accurate results, there are </w:t>
      </w:r>
      <w:proofErr w:type="gramStart"/>
      <w:r>
        <w:t>some</w:t>
      </w:r>
      <w:proofErr w:type="gramEnd"/>
      <w:r>
        <w:t xml:space="preserve"> downsides to the methods we use</w:t>
      </w:r>
      <w:r w:rsidR="00BF4B4D">
        <w:t>.</w:t>
      </w:r>
      <w:r w:rsidR="003E18F1">
        <w:t xml:space="preserve"> </w:t>
      </w:r>
      <w:r w:rsidR="00C2636A">
        <w:t xml:space="preserve">A disadvantage about </w:t>
      </w:r>
      <w:r w:rsidR="009D0277">
        <w:t xml:space="preserve">the </w:t>
      </w:r>
      <w:r w:rsidR="00F923BC">
        <w:t>method</w:t>
      </w:r>
      <w:r w:rsidR="009D0277">
        <w:t xml:space="preserve"> I use to detect duplicates is that it could return a </w:t>
      </w:r>
      <w:r w:rsidR="001C2FB3">
        <w:t xml:space="preserve">false negative. Simply </w:t>
      </w:r>
      <w:r w:rsidR="004179AB">
        <w:t xml:space="preserve">because I did not </w:t>
      </w:r>
      <w:proofErr w:type="gramStart"/>
      <w:r w:rsidR="004179AB">
        <w:t>test</w:t>
      </w:r>
      <w:proofErr w:type="gramEnd"/>
      <w:r w:rsidR="004179AB">
        <w:t xml:space="preserve"> any other options in detection. Possibly leaving dup</w:t>
      </w:r>
      <w:r w:rsidR="00EF2470">
        <w:t>licates in the set</w:t>
      </w:r>
      <w:r w:rsidR="00F923BC">
        <w:t>, and since the function returned no duplicates, there was nothing to treat.</w:t>
      </w:r>
      <w:r w:rsidR="00EF2470">
        <w:t xml:space="preserve"> </w:t>
      </w:r>
    </w:p>
    <w:p w14:paraId="479E9CF8" w14:textId="4E102C2C" w:rsidR="000946DE" w:rsidRDefault="00F923BC" w:rsidP="00323617">
      <w:pPr>
        <w:pStyle w:val="sectionbody"/>
      </w:pPr>
      <w:r>
        <w:t xml:space="preserve">A disadvantage </w:t>
      </w:r>
      <w:r w:rsidR="00D57AE3">
        <w:t xml:space="preserve">about detecting missing </w:t>
      </w:r>
      <w:r w:rsidR="009F1DD6">
        <w:t>values</w:t>
      </w:r>
      <w:r w:rsidR="00D57AE3">
        <w:t xml:space="preserve"> </w:t>
      </w:r>
      <w:r w:rsidR="00F616AD">
        <w:t>lies in</w:t>
      </w:r>
      <w:r w:rsidR="00D57AE3">
        <w:t xml:space="preserve"> how you </w:t>
      </w:r>
      <w:r w:rsidR="009F1DD6">
        <w:t>search</w:t>
      </w:r>
      <w:r w:rsidR="00D57AE3">
        <w:t xml:space="preserve"> for them. In this case I was looking for nulls/na/nan </w:t>
      </w:r>
      <w:r w:rsidR="00294196">
        <w:t xml:space="preserve">values. </w:t>
      </w:r>
      <w:r w:rsidR="00F616AD">
        <w:t>so,</w:t>
      </w:r>
      <w:r w:rsidR="008C582B">
        <w:t xml:space="preserve"> I would have missed the values that were incomplete or</w:t>
      </w:r>
      <w:r w:rsidR="003E73FF">
        <w:t xml:space="preserve"> had </w:t>
      </w:r>
      <w:r w:rsidR="00F616AD">
        <w:t>an</w:t>
      </w:r>
      <w:r w:rsidR="003E73FF">
        <w:t xml:space="preserve"> </w:t>
      </w:r>
      <w:r w:rsidR="00F616AD">
        <w:t>empty</w:t>
      </w:r>
      <w:r w:rsidR="003E73FF">
        <w:t xml:space="preserve"> </w:t>
      </w:r>
      <w:r w:rsidR="00F616AD">
        <w:t>value</w:t>
      </w:r>
      <w:r w:rsidR="003E73FF">
        <w:t xml:space="preserve"> added for example </w:t>
      </w:r>
      <w:r w:rsidR="00796957">
        <w:t xml:space="preserve">a city with a population of 0. </w:t>
      </w:r>
      <w:r w:rsidR="00F616AD">
        <w:t>Disadvantages</w:t>
      </w:r>
      <w:r w:rsidR="00796957">
        <w:t xml:space="preserve"> of the treatment used</w:t>
      </w:r>
      <w:r w:rsidR="00A73AEA">
        <w:t xml:space="preserve"> </w:t>
      </w:r>
      <w:r w:rsidR="000946DE">
        <w:t>Imputation techniques</w:t>
      </w:r>
      <w:r w:rsidR="007A0DDA">
        <w:t xml:space="preserve">, can mess with the data if those missing values </w:t>
      </w:r>
      <w:proofErr w:type="gramStart"/>
      <w:r w:rsidR="007A0DDA">
        <w:t>aren't</w:t>
      </w:r>
      <w:proofErr w:type="gramEnd"/>
      <w:r w:rsidR="007A0DDA">
        <w:t xml:space="preserve"> just random accidents</w:t>
      </w:r>
      <w:r w:rsidR="000946DE">
        <w:t>.</w:t>
      </w:r>
      <w:r w:rsidR="00C87CE2">
        <w:t xml:space="preserve"> I</w:t>
      </w:r>
      <w:r w:rsidR="00C87CE2" w:rsidRPr="00C87CE2">
        <w:t>ntroduc</w:t>
      </w:r>
      <w:r w:rsidR="00C87CE2">
        <w:t>ing</w:t>
      </w:r>
      <w:r w:rsidR="00C87CE2" w:rsidRPr="00C87CE2">
        <w:t xml:space="preserve"> bias</w:t>
      </w:r>
      <w:r w:rsidR="00C87CE2">
        <w:t xml:space="preserve"> to the dataset</w:t>
      </w:r>
      <w:proofErr w:type="gramStart"/>
      <w:r w:rsidR="00C87CE2">
        <w:t xml:space="preserve">. </w:t>
      </w:r>
      <w:r w:rsidR="000946DE">
        <w:t xml:space="preserve"> </w:t>
      </w:r>
      <w:proofErr w:type="gramEnd"/>
      <w:r w:rsidR="000946DE">
        <w:t>This might mess up how variables relate to each other and give us the wrong idea about what</w:t>
      </w:r>
      <w:r w:rsidR="00895658">
        <w:t xml:space="preserve"> is</w:t>
      </w:r>
      <w:r w:rsidR="000946DE">
        <w:t xml:space="preserve"> going on.</w:t>
      </w:r>
    </w:p>
    <w:p w14:paraId="2AF8A2AC" w14:textId="14CDF47E" w:rsidR="000946DE" w:rsidRDefault="006F2F75" w:rsidP="00323617">
      <w:pPr>
        <w:pStyle w:val="sectionbody"/>
      </w:pPr>
      <w:r>
        <w:t>Disadvantages</w:t>
      </w:r>
      <w:r w:rsidR="006C753B">
        <w:t xml:space="preserve"> of d</w:t>
      </w:r>
      <w:r>
        <w:t xml:space="preserve">etecting outliers </w:t>
      </w:r>
      <w:r w:rsidR="002230F9">
        <w:t>with a boxplot</w:t>
      </w:r>
      <w:r w:rsidR="00F62E35">
        <w:t xml:space="preserve"> and Z scores is</w:t>
      </w:r>
      <w:r w:rsidR="002230F9">
        <w:t xml:space="preserve"> </w:t>
      </w:r>
      <w:r w:rsidR="00BC0B68">
        <w:t>“</w:t>
      </w:r>
      <w:r w:rsidR="00BC0B68" w:rsidRPr="00BC0B68">
        <w:t>When you are using the z score, you may end up magnifying small differences</w:t>
      </w:r>
      <w:r w:rsidR="00BC0B68">
        <w:t>”</w:t>
      </w:r>
      <w:sdt>
        <w:sdtPr>
          <w:id w:val="-2087067439"/>
          <w:citation/>
        </w:sdtPr>
        <w:sdtEndPr/>
        <w:sdtContent>
          <w:r w:rsidR="00BC0B68">
            <w:fldChar w:fldCharType="begin"/>
          </w:r>
          <w:r w:rsidR="00BC0B68">
            <w:instrText xml:space="preserve"> CITATION Jam20 \l 1033 </w:instrText>
          </w:r>
          <w:r w:rsidR="00BC0B68">
            <w:fldChar w:fldCharType="separate"/>
          </w:r>
          <w:r w:rsidR="00BA704E">
            <w:rPr>
              <w:noProof/>
            </w:rPr>
            <w:t xml:space="preserve"> (Coll, 2020)</w:t>
          </w:r>
          <w:r w:rsidR="00BC0B68">
            <w:fldChar w:fldCharType="end"/>
          </w:r>
        </w:sdtContent>
      </w:sdt>
      <w:r w:rsidR="00BC0B68" w:rsidRPr="00BC0B68">
        <w:t>.</w:t>
      </w:r>
      <w:r w:rsidR="00C61256">
        <w:t>Disadvan</w:t>
      </w:r>
      <w:r w:rsidR="00F506E7">
        <w:t>tage of treating</w:t>
      </w:r>
      <w:r w:rsidR="000A7B23">
        <w:t xml:space="preserve"> method used is that</w:t>
      </w:r>
      <w:r w:rsidR="00BC0B68" w:rsidRPr="00BC0B68">
        <w:t xml:space="preserve"> </w:t>
      </w:r>
      <w:r w:rsidR="00895658">
        <w:t>Excluding</w:t>
      </w:r>
      <w:r w:rsidR="000946DE">
        <w:t xml:space="preserve"> outliers or certain data points might </w:t>
      </w:r>
      <w:r w:rsidR="00895658">
        <w:t>make sense</w:t>
      </w:r>
      <w:r w:rsidR="000946DE">
        <w:t xml:space="preserve">, but it could mean </w:t>
      </w:r>
      <w:r w:rsidR="00EC32DA">
        <w:t>we are removing</w:t>
      </w:r>
      <w:r w:rsidR="000946DE">
        <w:t xml:space="preserve"> useful </w:t>
      </w:r>
      <w:r w:rsidR="00EC32DA">
        <w:t xml:space="preserve">information </w:t>
      </w:r>
      <w:r w:rsidR="000946DE">
        <w:t>and making our dataset less representative. We</w:t>
      </w:r>
      <w:r w:rsidR="002B7B26">
        <w:t xml:space="preserve"> need to make sure to</w:t>
      </w:r>
      <w:r w:rsidR="000946DE">
        <w:t xml:space="preserve"> be careful not to </w:t>
      </w:r>
      <w:r w:rsidR="002B7B26">
        <w:t xml:space="preserve">remove </w:t>
      </w:r>
      <w:r w:rsidR="00B74222">
        <w:t>too</w:t>
      </w:r>
      <w:r w:rsidR="002B7B26">
        <w:t xml:space="preserve"> much </w:t>
      </w:r>
      <w:r w:rsidR="006176AD">
        <w:t>from the data to keep it relevant.</w:t>
      </w:r>
    </w:p>
    <w:p w14:paraId="03232EF7" w14:textId="633E16C7" w:rsidR="00AE0B4B" w:rsidRPr="00AE0B4B" w:rsidRDefault="00AD3A2A" w:rsidP="00E6735D">
      <w:pPr>
        <w:pStyle w:val="sectionbody"/>
      </w:pPr>
      <w:r>
        <w:t xml:space="preserve">The disadvantages of </w:t>
      </w:r>
      <w:r w:rsidR="00C05F9C">
        <w:t>Renaming</w:t>
      </w:r>
      <w:r w:rsidR="000946DE">
        <w:t xml:space="preserve"> column names and formatting data</w:t>
      </w:r>
      <w:r w:rsidR="00811E67">
        <w:t xml:space="preserve"> </w:t>
      </w:r>
      <w:r w:rsidR="008D3378">
        <w:t>are</w:t>
      </w:r>
      <w:r w:rsidR="00811E67">
        <w:t xml:space="preserve"> that it</w:t>
      </w:r>
      <w:r w:rsidR="000946DE">
        <w:t xml:space="preserve"> can be </w:t>
      </w:r>
      <w:r w:rsidR="00C05F9C">
        <w:t>really time consuming</w:t>
      </w:r>
      <w:r w:rsidR="000946DE">
        <w:t>, especially with big datasets.</w:t>
      </w:r>
      <w:r w:rsidR="00811E67">
        <w:t xml:space="preserve"> </w:t>
      </w:r>
      <w:r w:rsidR="00077C71">
        <w:t xml:space="preserve">Detecting </w:t>
      </w:r>
      <w:r w:rsidR="00A50F0D">
        <w:t xml:space="preserve">also has </w:t>
      </w:r>
      <w:r w:rsidR="008D3378">
        <w:t>its</w:t>
      </w:r>
      <w:r w:rsidR="00A50F0D">
        <w:t xml:space="preserve"> downfalls as </w:t>
      </w:r>
      <w:proofErr w:type="gramStart"/>
      <w:r w:rsidR="00A50F0D">
        <w:t>some</w:t>
      </w:r>
      <w:proofErr w:type="gramEnd"/>
      <w:r w:rsidR="00A50F0D">
        <w:t xml:space="preserve"> </w:t>
      </w:r>
      <w:r w:rsidR="007227C5">
        <w:t>cannot</w:t>
      </w:r>
      <w:r w:rsidR="00A50F0D">
        <w:t xml:space="preserve"> be found through code, and needed to go </w:t>
      </w:r>
      <w:r w:rsidR="008D3378">
        <w:t>through</w:t>
      </w:r>
      <w:r w:rsidR="00A50F0D">
        <w:t xml:space="preserve"> the dataset </w:t>
      </w:r>
      <w:r w:rsidR="00792130">
        <w:t xml:space="preserve">would have to take place. </w:t>
      </w:r>
    </w:p>
    <w:p w14:paraId="68ED34AF" w14:textId="6931D614" w:rsidR="008A67A4" w:rsidRDefault="005A39D9" w:rsidP="002F7444">
      <w:pPr>
        <w:pStyle w:val="CaptionCallout"/>
      </w:pPr>
      <w:bookmarkStart w:id="23" w:name="_Toc165893366"/>
      <w:r>
        <w:lastRenderedPageBreak/>
        <w:t>C</w:t>
      </w:r>
      <w:r w:rsidRPr="005A39D9">
        <w:t>hallenges</w:t>
      </w:r>
      <w:r w:rsidR="00B50672">
        <w:t>:</w:t>
      </w:r>
      <w:bookmarkEnd w:id="23"/>
    </w:p>
    <w:p w14:paraId="5E1BDE25" w14:textId="1A87B57A" w:rsidR="00B95C55" w:rsidRPr="00B95C55" w:rsidRDefault="00B50672" w:rsidP="00323617">
      <w:pPr>
        <w:pStyle w:val="sectionbody"/>
      </w:pPr>
      <w:r w:rsidRPr="00B50672">
        <w:t xml:space="preserve">Data analysts may encounter </w:t>
      </w:r>
      <w:proofErr w:type="gramStart"/>
      <w:r w:rsidRPr="00B50672">
        <w:t>several</w:t>
      </w:r>
      <w:proofErr w:type="gramEnd"/>
      <w:r w:rsidRPr="00B50672">
        <w:t xml:space="preserve"> challenges </w:t>
      </w:r>
      <w:r w:rsidR="00187BEF">
        <w:t>while going through my now clean dataset.</w:t>
      </w:r>
      <w:r w:rsidR="009B1057">
        <w:t xml:space="preserve"> Th</w:t>
      </w:r>
      <w:r w:rsidR="006559FC" w:rsidRPr="006559FC">
        <w:t xml:space="preserve">e imputation of missing values </w:t>
      </w:r>
      <w:r w:rsidR="006E369B">
        <w:t xml:space="preserve">is a </w:t>
      </w:r>
      <w:r w:rsidR="00E5323F">
        <w:t>guesstimate</w:t>
      </w:r>
      <w:r w:rsidR="006E369B">
        <w:t xml:space="preserve"> </w:t>
      </w:r>
      <w:r w:rsidR="00AC33FE">
        <w:t>process which</w:t>
      </w:r>
      <w:r w:rsidR="00111FF3">
        <w:t xml:space="preserve"> </w:t>
      </w:r>
      <w:r w:rsidR="006559FC" w:rsidRPr="006559FC">
        <w:t>Analysts</w:t>
      </w:r>
      <w:r w:rsidR="00111FF3">
        <w:t xml:space="preserve"> will</w:t>
      </w:r>
      <w:r w:rsidR="006559FC" w:rsidRPr="006559FC">
        <w:t xml:space="preserve"> need to carefully interpre</w:t>
      </w:r>
      <w:r w:rsidR="00795E0D">
        <w:t xml:space="preserve">t. </w:t>
      </w:r>
      <w:r w:rsidR="00E5323F">
        <w:t xml:space="preserve">Since they will need to work around the </w:t>
      </w:r>
      <w:r w:rsidR="006559FC" w:rsidRPr="006559FC">
        <w:t>potential bias introduced by the imputation method.</w:t>
      </w:r>
      <w:r w:rsidR="00E5323F">
        <w:t xml:space="preserve"> </w:t>
      </w:r>
      <w:r w:rsidR="00C06958">
        <w:t xml:space="preserve">Excluding outliers can </w:t>
      </w:r>
      <w:r w:rsidR="001E4A58">
        <w:t xml:space="preserve">affect the </w:t>
      </w:r>
      <w:r w:rsidR="0027661E">
        <w:t>answers given by</w:t>
      </w:r>
      <w:r w:rsidR="00854FBB">
        <w:t xml:space="preserve"> the dataset, so the analyst will need to </w:t>
      </w:r>
      <w:r w:rsidR="00C457A6">
        <w:t>pay</w:t>
      </w:r>
      <w:r w:rsidR="00D644A0">
        <w:t xml:space="preserve"> close </w:t>
      </w:r>
      <w:r w:rsidR="007E651E">
        <w:t>attention to</w:t>
      </w:r>
      <w:r w:rsidR="00D644A0">
        <w:t xml:space="preserve"> </w:t>
      </w:r>
      <w:r w:rsidR="00C457A6">
        <w:t xml:space="preserve">how they evaluate the set. </w:t>
      </w:r>
      <w:r w:rsidR="007E651E" w:rsidRPr="007E651E">
        <w:t xml:space="preserve">Analysts </w:t>
      </w:r>
      <w:r w:rsidR="00050108">
        <w:t xml:space="preserve">will </w:t>
      </w:r>
      <w:r w:rsidR="007E651E" w:rsidRPr="007E651E">
        <w:t xml:space="preserve">need to ensure that column names accurately reflect their </w:t>
      </w:r>
      <w:r w:rsidR="00716B9E" w:rsidRPr="007E651E">
        <w:t>contents,</w:t>
      </w:r>
      <w:r w:rsidR="007E651E" w:rsidRPr="007E651E">
        <w:t xml:space="preserve"> and that data formatting aligns with analysis requirements</w:t>
      </w:r>
      <w:r w:rsidR="00B75922">
        <w:t>.</w:t>
      </w:r>
      <w:r w:rsidR="002F68D6">
        <w:t xml:space="preserve"> This can impact the results of my research </w:t>
      </w:r>
      <w:r w:rsidR="003D107B">
        <w:t>question because</w:t>
      </w:r>
      <w:r w:rsidR="00F02FD5">
        <w:t xml:space="preserve"> </w:t>
      </w:r>
      <w:r w:rsidR="00DA4B13">
        <w:t xml:space="preserve">the dataset is </w:t>
      </w:r>
      <w:r w:rsidR="00634976">
        <w:t xml:space="preserve">now </w:t>
      </w:r>
      <w:r w:rsidR="00716B9E">
        <w:t>prone</w:t>
      </w:r>
      <w:r w:rsidR="00634976">
        <w:t xml:space="preserve"> to </w:t>
      </w:r>
      <w:r w:rsidR="00716B9E">
        <w:t>bias</w:t>
      </w:r>
      <w:r w:rsidR="00634976">
        <w:t xml:space="preserve"> and </w:t>
      </w:r>
      <w:r w:rsidR="00716B9E">
        <w:t>removed data that might have been important.</w:t>
      </w:r>
    </w:p>
    <w:p w14:paraId="6D0C79CE" w14:textId="31A86B0C" w:rsidR="005A39D9" w:rsidRPr="008A67A4" w:rsidRDefault="007C0610" w:rsidP="005A39D9">
      <w:pPr>
        <w:pStyle w:val="Heading1"/>
      </w:pPr>
      <w:bookmarkStart w:id="24" w:name="_Toc165893367"/>
      <w:r w:rsidRPr="007C0610">
        <w:t>Part IV: PCA</w:t>
      </w:r>
      <w:bookmarkEnd w:id="24"/>
    </w:p>
    <w:p w14:paraId="409095F0" w14:textId="251F7DB5" w:rsidR="00925312" w:rsidRDefault="001B543B" w:rsidP="00435D8C">
      <w:pPr>
        <w:pStyle w:val="SectionTitle"/>
      </w:pPr>
      <w:bookmarkStart w:id="25" w:name="_Toc165893368"/>
      <w:r>
        <w:rPr>
          <w:noProof/>
        </w:rPr>
        <w:drawing>
          <wp:anchor distT="0" distB="0" distL="114300" distR="114300" simplePos="0" relativeHeight="251659264" behindDoc="1" locked="0" layoutInCell="1" allowOverlap="1" wp14:anchorId="25F2E0B0" wp14:editId="1E18D5F5">
            <wp:simplePos x="0" y="0"/>
            <wp:positionH relativeFrom="column">
              <wp:posOffset>4451598</wp:posOffset>
            </wp:positionH>
            <wp:positionV relativeFrom="paragraph">
              <wp:posOffset>78602</wp:posOffset>
            </wp:positionV>
            <wp:extent cx="2464435" cy="2111375"/>
            <wp:effectExtent l="0" t="0" r="0" b="3175"/>
            <wp:wrapTight wrapText="bothSides">
              <wp:wrapPolygon edited="0">
                <wp:start x="0" y="0"/>
                <wp:lineTo x="0" y="21438"/>
                <wp:lineTo x="21372" y="21438"/>
                <wp:lineTo x="21372" y="0"/>
                <wp:lineTo x="0" y="0"/>
              </wp:wrapPolygon>
            </wp:wrapTight>
            <wp:docPr id="950638662" name="Picture 1" descr="A group of number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38662" name="Picture 1" descr="A group of numbers on a white background&#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2464435" cy="2111375"/>
                    </a:xfrm>
                    <a:prstGeom prst="rect">
                      <a:avLst/>
                    </a:prstGeom>
                  </pic:spPr>
                </pic:pic>
              </a:graphicData>
            </a:graphic>
            <wp14:sizeRelH relativeFrom="margin">
              <wp14:pctWidth>0</wp14:pctWidth>
            </wp14:sizeRelH>
            <wp14:sizeRelV relativeFrom="margin">
              <wp14:pctHeight>0</wp14:pctHeight>
            </wp14:sizeRelV>
          </wp:anchor>
        </w:drawing>
      </w:r>
      <w:r w:rsidR="006640BA" w:rsidRPr="006640BA">
        <w:t>Perform PC</w:t>
      </w:r>
      <w:r w:rsidR="00925312">
        <w:t>V</w:t>
      </w:r>
      <w:bookmarkEnd w:id="25"/>
    </w:p>
    <w:p w14:paraId="11694349" w14:textId="6187EA92" w:rsidR="00724DAC" w:rsidRDefault="005F7109" w:rsidP="00B11534">
      <w:pPr>
        <w:pStyle w:val="CaptionCallout"/>
      </w:pPr>
      <w:r>
        <w:t xml:space="preserve"> </w:t>
      </w:r>
      <w:bookmarkStart w:id="26" w:name="_Toc165893369"/>
      <w:r w:rsidR="00095C4D">
        <w:t xml:space="preserve">List of </w:t>
      </w:r>
      <w:r w:rsidR="008024F3">
        <w:t>Quantitative Continuous Variables</w:t>
      </w:r>
      <w:bookmarkEnd w:id="26"/>
    </w:p>
    <w:p w14:paraId="16EC6CE9" w14:textId="6D3FE4C9" w:rsidR="008024F3" w:rsidRDefault="00E72248" w:rsidP="00323617">
      <w:pPr>
        <w:pStyle w:val="sectionbody"/>
      </w:pPr>
      <w:r>
        <w:t xml:space="preserve">Lat, Lng, </w:t>
      </w:r>
      <w:r w:rsidR="00F637C8">
        <w:t>Income, Outage_sec_perweek</w:t>
      </w:r>
      <w:r w:rsidR="001D0D54">
        <w:t>, Tenure, MonthlyCharge</w:t>
      </w:r>
      <w:r w:rsidR="00626AFD">
        <w:t xml:space="preserve"> and Bandwidth_GB_Year</w:t>
      </w:r>
    </w:p>
    <w:p w14:paraId="2A167BB9" w14:textId="36C487C4" w:rsidR="00B11534" w:rsidRDefault="002E0A2A" w:rsidP="00B11534">
      <w:pPr>
        <w:pStyle w:val="CaptionCallout"/>
      </w:pPr>
      <w:r>
        <w:t xml:space="preserve"> </w:t>
      </w:r>
      <w:bookmarkStart w:id="27" w:name="_Toc165893370"/>
      <w:r>
        <w:t>W</w:t>
      </w:r>
      <w:r w:rsidRPr="002E0A2A">
        <w:t xml:space="preserve">hich PCs should </w:t>
      </w:r>
      <w:proofErr w:type="gramStart"/>
      <w:r w:rsidRPr="002E0A2A">
        <w:t>be retained</w:t>
      </w:r>
      <w:proofErr w:type="gramEnd"/>
      <w:r w:rsidRPr="002E0A2A">
        <w:t xml:space="preserve"> and why</w:t>
      </w:r>
      <w:r>
        <w:t>?</w:t>
      </w:r>
      <w:bookmarkEnd w:id="27"/>
    </w:p>
    <w:p w14:paraId="539D198D" w14:textId="6AEC44F2" w:rsidR="00AE0B4B" w:rsidRDefault="001B543B" w:rsidP="00AE0B4B">
      <w:pPr>
        <w:pStyle w:val="sectionbody"/>
      </w:pPr>
      <w:r w:rsidRPr="00B11534">
        <w:drawing>
          <wp:anchor distT="0" distB="0" distL="114300" distR="114300" simplePos="0" relativeHeight="251660288" behindDoc="1" locked="0" layoutInCell="1" allowOverlap="1" wp14:anchorId="346E1397" wp14:editId="3C1A046D">
            <wp:simplePos x="0" y="0"/>
            <wp:positionH relativeFrom="column">
              <wp:posOffset>4408363</wp:posOffset>
            </wp:positionH>
            <wp:positionV relativeFrom="paragraph">
              <wp:posOffset>1132398</wp:posOffset>
            </wp:positionV>
            <wp:extent cx="2504440" cy="2428875"/>
            <wp:effectExtent l="0" t="0" r="0" b="9525"/>
            <wp:wrapTight wrapText="bothSides">
              <wp:wrapPolygon edited="0">
                <wp:start x="0" y="0"/>
                <wp:lineTo x="0" y="21515"/>
                <wp:lineTo x="21359" y="21515"/>
                <wp:lineTo x="21359" y="0"/>
                <wp:lineTo x="0" y="0"/>
              </wp:wrapPolygon>
            </wp:wrapTight>
            <wp:docPr id="1426045850" name="Picture 1" descr="A graph with a line go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45850" name="Picture 1" descr="A graph with a line going up&#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04440" cy="2428875"/>
                    </a:xfrm>
                    <a:prstGeom prst="rect">
                      <a:avLst/>
                    </a:prstGeom>
                  </pic:spPr>
                </pic:pic>
              </a:graphicData>
            </a:graphic>
            <wp14:sizeRelH relativeFrom="margin">
              <wp14:pctWidth>0</wp14:pctWidth>
            </wp14:sizeRelH>
            <wp14:sizeRelV relativeFrom="margin">
              <wp14:pctHeight>0</wp14:pctHeight>
            </wp14:sizeRelV>
          </wp:anchor>
        </w:drawing>
      </w:r>
      <w:r w:rsidR="00B11534" w:rsidRPr="00B11534">
        <w:t xml:space="preserve">I would retain principal components (PCs) 1 through 5 because each of them </w:t>
      </w:r>
      <w:proofErr w:type="gramStart"/>
      <w:r w:rsidR="00B11534" w:rsidRPr="00B11534">
        <w:t>have</w:t>
      </w:r>
      <w:proofErr w:type="gramEnd"/>
      <w:r w:rsidR="00B11534" w:rsidRPr="00B11534">
        <w:t xml:space="preserve"> an eigenvalue that is equal to or greater than One. In principal component analysis, eigenvalues represent the amount of variance explained by each component. By keeping components that have an eigenvalue of One or higher, we can ensure that each component explains a substantial portion of the total variance in the data, making them meaningful for further analysis.</w:t>
      </w:r>
    </w:p>
    <w:p w14:paraId="306F8F13" w14:textId="26E644DB" w:rsidR="00FF545B" w:rsidRDefault="00B34458" w:rsidP="001B543B">
      <w:pPr>
        <w:pStyle w:val="CaptionCallout"/>
      </w:pPr>
      <w:bookmarkStart w:id="28" w:name="_Toc165893371"/>
      <w:r w:rsidRPr="00B11534">
        <w:t>B</w:t>
      </w:r>
      <w:r w:rsidRPr="00B11534">
        <w:t>enefit</w:t>
      </w:r>
      <w:r w:rsidRPr="00B34458">
        <w:t xml:space="preserve"> from the results of the </w:t>
      </w:r>
      <w:proofErr w:type="gramStart"/>
      <w:r w:rsidRPr="00B34458">
        <w:t>PCA</w:t>
      </w:r>
      <w:bookmarkEnd w:id="28"/>
      <w:proofErr w:type="gramEnd"/>
    </w:p>
    <w:p w14:paraId="03036925" w14:textId="17A87DCD" w:rsidR="00B34458" w:rsidRPr="00B34458" w:rsidRDefault="00B34458" w:rsidP="00323617">
      <w:pPr>
        <w:pStyle w:val="sectionbody"/>
      </w:pPr>
      <w:r>
        <w:t xml:space="preserve">An organization can benefit from the results </w:t>
      </w:r>
      <w:r w:rsidR="00F06EAC">
        <w:t>of the PCA</w:t>
      </w:r>
      <w:r w:rsidR="00F920CE">
        <w:t xml:space="preserve"> because </w:t>
      </w:r>
      <w:r w:rsidR="00C252C1">
        <w:t>noise</w:t>
      </w:r>
      <w:r w:rsidR="00136BC5">
        <w:t xml:space="preserve"> from the data</w:t>
      </w:r>
      <w:r w:rsidR="00C252C1">
        <w:t xml:space="preserve"> </w:t>
      </w:r>
      <w:proofErr w:type="gramStart"/>
      <w:r w:rsidR="00C252C1">
        <w:t>is reduced</w:t>
      </w:r>
      <w:proofErr w:type="gramEnd"/>
      <w:r w:rsidR="00EC359A">
        <w:t xml:space="preserve">. </w:t>
      </w:r>
      <w:r w:rsidR="009C527C">
        <w:t>It has identified patterns and relations between the columns</w:t>
      </w:r>
      <w:r w:rsidR="009F6669">
        <w:t xml:space="preserve">. This can help with decision making. </w:t>
      </w:r>
      <w:r w:rsidR="00003CCB">
        <w:t>“</w:t>
      </w:r>
      <w:r w:rsidR="00003CCB" w:rsidRPr="00003CCB">
        <w:t xml:space="preserve">PCA also </w:t>
      </w:r>
      <w:r w:rsidR="00003CCB" w:rsidRPr="00003CCB">
        <w:lastRenderedPageBreak/>
        <w:t>allows us to visualize data and allow for the inspection of clustering</w:t>
      </w:r>
      <w:r w:rsidR="00003CCB">
        <w:t>”</w:t>
      </w:r>
      <w:sdt>
        <w:sdtPr>
          <w:id w:val="1133910079"/>
          <w:citation/>
        </w:sdtPr>
        <w:sdtContent>
          <w:r w:rsidR="00003CCB">
            <w:fldChar w:fldCharType="begin"/>
          </w:r>
          <w:r w:rsidR="00003CCB">
            <w:instrText xml:space="preserve"> CITATION Big \l 1033 </w:instrText>
          </w:r>
          <w:r w:rsidR="00003CCB">
            <w:fldChar w:fldCharType="separate"/>
          </w:r>
          <w:r w:rsidR="00BA704E">
            <w:rPr>
              <w:noProof/>
            </w:rPr>
            <w:t xml:space="preserve"> (Bigabid, n.d.)</w:t>
          </w:r>
          <w:r w:rsidR="00003CCB">
            <w:fldChar w:fldCharType="end"/>
          </w:r>
        </w:sdtContent>
      </w:sdt>
      <w:r w:rsidR="00B72D8E">
        <w:t>. PCA</w:t>
      </w:r>
      <w:r w:rsidR="001C4205">
        <w:t xml:space="preserve">s are </w:t>
      </w:r>
      <w:r w:rsidR="000B37AC">
        <w:t>versatile and</w:t>
      </w:r>
      <w:r w:rsidR="001C4205">
        <w:t xml:space="preserve"> are a useful tool to view</w:t>
      </w:r>
      <w:r w:rsidR="00AF0F7E">
        <w:t xml:space="preserve"> </w:t>
      </w:r>
      <w:r w:rsidR="00613AC3">
        <w:t xml:space="preserve">at the start to gain a better understanding of the dataset. </w:t>
      </w:r>
    </w:p>
    <w:p w14:paraId="6B477E30" w14:textId="22EDF3EF" w:rsidR="576062CF" w:rsidRDefault="000E4510" w:rsidP="00435D8C">
      <w:pPr>
        <w:pStyle w:val="SectionTitle"/>
      </w:pPr>
      <w:bookmarkStart w:id="29" w:name="_Toc165893372"/>
      <w:r w:rsidRPr="000E4510">
        <w:t>Panopto recording</w:t>
      </w:r>
      <w:r>
        <w:t>:</w:t>
      </w:r>
      <w:bookmarkEnd w:id="29"/>
      <w:r>
        <w:t xml:space="preserve"> </w:t>
      </w:r>
    </w:p>
    <w:p w14:paraId="6365100C" w14:textId="0A77378F" w:rsidR="000E4510" w:rsidRPr="000E4510" w:rsidRDefault="0013054B" w:rsidP="000E4510">
      <w:pPr>
        <w:pStyle w:val="ListParagraph"/>
      </w:pPr>
      <w:hyperlink r:id="rId17" w:history="1">
        <w:r w:rsidRPr="0013054B">
          <w:rPr>
            <w:rStyle w:val="Hyperlink"/>
          </w:rPr>
          <w:t>Mon May 06</w:t>
        </w:r>
        <w:proofErr w:type="gramStart"/>
        <w:r w:rsidRPr="0013054B">
          <w:rPr>
            <w:rStyle w:val="Hyperlink"/>
          </w:rPr>
          <w:t xml:space="preserve"> 2024</w:t>
        </w:r>
        <w:proofErr w:type="gramEnd"/>
        <w:r w:rsidRPr="0013054B">
          <w:rPr>
            <w:rStyle w:val="Hyperlink"/>
          </w:rPr>
          <w:t xml:space="preserve"> 12:13:07 PM (panopto.com)</w:t>
        </w:r>
      </w:hyperlink>
    </w:p>
    <w:bookmarkStart w:id="30" w:name="_Toc165893373" w:displacedByCustomXml="next"/>
    <w:sdt>
      <w:sdtPr>
        <w:id w:val="40170423"/>
        <w:docPartObj>
          <w:docPartGallery w:val="Bibliographies"/>
          <w:docPartUnique/>
        </w:docPartObj>
      </w:sdtPr>
      <w:sdtEndPr>
        <w:rPr>
          <w:i w:val="0"/>
          <w:u w:val="none"/>
        </w:rPr>
      </w:sdtEndPr>
      <w:sdtContent>
        <w:p w14:paraId="34825D01" w14:textId="5948C3C1" w:rsidR="0009444A" w:rsidRDefault="0009444A" w:rsidP="00435D8C">
          <w:pPr>
            <w:pStyle w:val="SectionTitle"/>
          </w:pPr>
          <w:r>
            <w:t>Third-Party Code References</w:t>
          </w:r>
          <w:bookmarkEnd w:id="30"/>
        </w:p>
        <w:p w14:paraId="0410B50D" w14:textId="77777777" w:rsidR="00BA704E" w:rsidRDefault="0009444A" w:rsidP="00BA704E">
          <w:pPr>
            <w:pStyle w:val="Bibliography"/>
            <w:ind w:left="720" w:hanging="720"/>
            <w:rPr>
              <w:noProof/>
              <w:sz w:val="24"/>
              <w:szCs w:val="24"/>
            </w:rPr>
          </w:pPr>
          <w:r>
            <w:fldChar w:fldCharType="begin"/>
          </w:r>
          <w:r>
            <w:instrText xml:space="preserve"> BIBLIOGRAPHY </w:instrText>
          </w:r>
          <w:r>
            <w:fldChar w:fldCharType="separate"/>
          </w:r>
          <w:r w:rsidR="00BA704E">
            <w:rPr>
              <w:noProof/>
            </w:rPr>
            <w:t xml:space="preserve">Bache, S. M., &amp; Wickham, H. (2022). </w:t>
          </w:r>
          <w:r w:rsidR="00BA704E">
            <w:rPr>
              <w:i/>
              <w:iCs/>
              <w:noProof/>
            </w:rPr>
            <w:t>magrittr: A Forward-Pipe Operator for R</w:t>
          </w:r>
          <w:r w:rsidR="00BA704E">
            <w:rPr>
              <w:noProof/>
            </w:rPr>
            <w:t>. Retrieved from magrittr: https://magrittr.tidyverse.org, https://github.com/tidyverse/magrittr</w:t>
          </w:r>
        </w:p>
        <w:p w14:paraId="3DA7F780" w14:textId="77777777" w:rsidR="00BA704E" w:rsidRDefault="00BA704E" w:rsidP="00BA704E">
          <w:pPr>
            <w:pStyle w:val="Bibliography"/>
            <w:ind w:left="720" w:hanging="720"/>
            <w:rPr>
              <w:noProof/>
            </w:rPr>
          </w:pPr>
          <w:r>
            <w:rPr>
              <w:noProof/>
            </w:rPr>
            <w:t xml:space="preserve">Soetewey, A. (2020, 08 11). </w:t>
          </w:r>
          <w:r>
            <w:rPr>
              <w:i/>
              <w:iCs/>
              <w:noProof/>
            </w:rPr>
            <w:t>Outliers detection in R</w:t>
          </w:r>
          <w:r>
            <w:rPr>
              <w:noProof/>
            </w:rPr>
            <w:t>. Retrieved from Stats and R: https://statsandr.com/blog/outliers-detection-in-r/</w:t>
          </w:r>
        </w:p>
        <w:p w14:paraId="72FDC1F2" w14:textId="478F71AF" w:rsidR="576062CF" w:rsidRDefault="0009444A" w:rsidP="00E84B76">
          <w:r>
            <w:rPr>
              <w:b/>
              <w:bCs/>
            </w:rPr>
            <w:fldChar w:fldCharType="end"/>
          </w:r>
        </w:p>
      </w:sdtContent>
    </w:sdt>
    <w:bookmarkStart w:id="31" w:name="_Toc165893374" w:displacedByCustomXml="next"/>
    <w:sdt>
      <w:sdtPr>
        <w:id w:val="849379952"/>
        <w:docPartObj>
          <w:docPartGallery w:val="Bibliographies"/>
          <w:docPartUnique/>
        </w:docPartObj>
      </w:sdtPr>
      <w:sdtEndPr>
        <w:rPr>
          <w:b w:val="0"/>
          <w:bCs w:val="0"/>
          <w:i w:val="0"/>
          <w:u w:val="none"/>
        </w:rPr>
      </w:sdtEndPr>
      <w:sdtContent>
        <w:p w14:paraId="2BBC5E3C" w14:textId="03CE383F" w:rsidR="00E84B76" w:rsidRDefault="00E84B76" w:rsidP="00435D8C">
          <w:pPr>
            <w:pStyle w:val="SectionTitle"/>
          </w:pPr>
          <w:r>
            <w:t>References</w:t>
          </w:r>
          <w:bookmarkEnd w:id="31"/>
        </w:p>
        <w:sdt>
          <w:sdtPr>
            <w:id w:val="-573587230"/>
            <w:bibliography/>
          </w:sdtPr>
          <w:sdtEndPr/>
          <w:sdtContent>
            <w:p w14:paraId="702A85AA" w14:textId="76DBC32B" w:rsidR="00BA704E" w:rsidRPr="00D3241E" w:rsidRDefault="00E84B76" w:rsidP="00D3241E">
              <w:pPr>
                <w:pStyle w:val="Bibliography"/>
                <w:ind w:left="720" w:hanging="720"/>
                <w:rPr>
                  <w:noProof/>
                  <w:sz w:val="24"/>
                  <w:szCs w:val="24"/>
                </w:rPr>
              </w:pPr>
              <w:r>
                <w:fldChar w:fldCharType="begin"/>
              </w:r>
              <w:r>
                <w:instrText xml:space="preserve"> BIBLIOGRAPHY </w:instrText>
              </w:r>
              <w:r>
                <w:fldChar w:fldCharType="separate"/>
              </w:r>
              <w:r w:rsidR="00BA704E">
                <w:rPr>
                  <w:noProof/>
                </w:rPr>
                <w:t xml:space="preserve">Bigabid. (n.d.). </w:t>
              </w:r>
              <w:r w:rsidR="00BA704E">
                <w:rPr>
                  <w:i/>
                  <w:iCs/>
                  <w:noProof/>
                </w:rPr>
                <w:t>PCA: What, How, and Why</w:t>
              </w:r>
              <w:r w:rsidR="00BA704E">
                <w:rPr>
                  <w:noProof/>
                </w:rPr>
                <w:t>. Retrieved from Bigabid: https://www.bigabid.com/what-is-pca-and-how-can-i-use-it/</w:t>
              </w:r>
            </w:p>
            <w:p w14:paraId="2A56C15F" w14:textId="77777777" w:rsidR="00BA704E" w:rsidRDefault="00BA704E" w:rsidP="00BA704E">
              <w:pPr>
                <w:pStyle w:val="Bibliography"/>
                <w:ind w:left="720" w:hanging="720"/>
                <w:rPr>
                  <w:noProof/>
                </w:rPr>
              </w:pPr>
              <w:r>
                <w:rPr>
                  <w:noProof/>
                </w:rPr>
                <w:t xml:space="preserve">Coll, J. (2020, May 7). </w:t>
              </w:r>
              <w:r>
                <w:rPr>
                  <w:i/>
                  <w:iCs/>
                  <w:noProof/>
                </w:rPr>
                <w:t>Advantages And Pitfalls Of Using The Z Score</w:t>
              </w:r>
              <w:r>
                <w:rPr>
                  <w:noProof/>
                </w:rPr>
                <w:t>. Retrieved from statcalculators: https://statcalculators.com/advantages-and-pitfalls-of-using-the-z-score/</w:t>
              </w:r>
            </w:p>
            <w:p w14:paraId="5D4521AB" w14:textId="77777777" w:rsidR="00BA704E" w:rsidRDefault="00BA704E" w:rsidP="00BA704E">
              <w:pPr>
                <w:pStyle w:val="Bibliography"/>
                <w:ind w:left="720" w:hanging="720"/>
                <w:rPr>
                  <w:noProof/>
                </w:rPr>
              </w:pPr>
              <w:r>
                <w:rPr>
                  <w:noProof/>
                </w:rPr>
                <w:t xml:space="preserve">Eric Straw, Ph.D. . (2023). </w:t>
              </w:r>
              <w:r>
                <w:rPr>
                  <w:i/>
                  <w:iCs/>
                  <w:noProof/>
                </w:rPr>
                <w:t>Scales.</w:t>
              </w:r>
              <w:r>
                <w:rPr>
                  <w:noProof/>
                </w:rPr>
                <w:t xml:space="preserve"> Retrieved from Data Science Team SharePoint: https://westerngovernorsuniversity.sharepoint.com/sites/DataScienceTeam/Shared%20Documents/Forms/AllItems.aspx?id=%2Fsites%2FDataScienceTeam%2FShared%20Documents%2FGraduate%20Team%2FD206%2FStudent%20Facing%20Resources%2FDr%2E%20Straw%20breakdown%20of%20da</w:t>
              </w:r>
            </w:p>
            <w:p w14:paraId="402973E3" w14:textId="77777777" w:rsidR="00BA704E" w:rsidRDefault="00BA704E" w:rsidP="00BA704E">
              <w:pPr>
                <w:pStyle w:val="Bibliography"/>
                <w:ind w:left="720" w:hanging="720"/>
                <w:rPr>
                  <w:noProof/>
                </w:rPr>
              </w:pPr>
              <w:r>
                <w:rPr>
                  <w:noProof/>
                </w:rPr>
                <w:t xml:space="preserve">Sanford, C. (27, April 2024). </w:t>
              </w:r>
              <w:r>
                <w:rPr>
                  <w:i/>
                  <w:iCs/>
                  <w:noProof/>
                </w:rPr>
                <w:t>What states have zip codes that start with 0?</w:t>
              </w:r>
              <w:r>
                <w:rPr>
                  <w:noProof/>
                </w:rPr>
                <w:t xml:space="preserve"> Retrieved from NCESC: https://www.ncesc.com/geographic-faq/what-states-have-zip-codes-that-start-with-0/#:~:text=Yes%2C%20there%20are%20several%20states%20in%20the%20US,%28VI%29%2C%20APO%20Europe%20%28AE%29%2C%20and%20FPO%20Europe%20%28AE%29.</w:t>
              </w:r>
            </w:p>
            <w:p w14:paraId="7477E6A1" w14:textId="0975E618" w:rsidR="00E84B76" w:rsidRDefault="00E84B76" w:rsidP="00D3241E">
              <w:pPr>
                <w:pStyle w:val="Bibliography"/>
                <w:rPr>
                  <w:noProof/>
                </w:rPr>
              </w:pPr>
              <w:r>
                <w:rPr>
                  <w:b/>
                  <w:bCs/>
                  <w:noProof/>
                </w:rPr>
                <w:fldChar w:fldCharType="end"/>
              </w:r>
            </w:p>
          </w:sdtContent>
        </w:sdt>
      </w:sdtContent>
    </w:sdt>
    <w:p w14:paraId="4D7BA702" w14:textId="6D8DA0AF" w:rsidR="576062CF" w:rsidRDefault="576062CF">
      <w:r>
        <w:br w:type="page"/>
      </w:r>
    </w:p>
    <w:p w14:paraId="1BC2DB62" w14:textId="2860170B" w:rsidR="576062CF" w:rsidRPr="00DE422F" w:rsidRDefault="00BF607B" w:rsidP="00BF607B">
      <w:pPr>
        <w:pStyle w:val="Heading1"/>
      </w:pPr>
      <w:bookmarkStart w:id="32" w:name="_Toc165893375"/>
      <w:r>
        <w:lastRenderedPageBreak/>
        <w:t xml:space="preserve">Tables and </w:t>
      </w:r>
      <w:r w:rsidR="00B15960">
        <w:t>Figures</w:t>
      </w:r>
      <w:r w:rsidR="0011223B">
        <w:t xml:space="preserve"> </w:t>
      </w:r>
      <w:r w:rsidR="009A3C22">
        <w:t>of</w:t>
      </w:r>
      <w:r w:rsidR="0011223B">
        <w:t xml:space="preserve"> Untreated Data</w:t>
      </w:r>
      <w:r w:rsidR="001573E8">
        <w:t xml:space="preserve"> D.1</w:t>
      </w:r>
      <w:bookmarkEnd w:id="32"/>
    </w:p>
    <w:bookmarkStart w:id="33" w:name="_Table_1"/>
    <w:bookmarkStart w:id="34" w:name="_Toc165893376"/>
    <w:bookmarkEnd w:id="33"/>
    <w:p w14:paraId="1D670869" w14:textId="77777777" w:rsidR="576062CF" w:rsidRPr="000F3161" w:rsidRDefault="00E6735D" w:rsidP="000F3161">
      <w:pPr>
        <w:pStyle w:val="Heading2"/>
        <w:rPr>
          <w:b w:val="0"/>
          <w:bCs/>
        </w:rPr>
      </w:pPr>
      <w:sdt>
        <w:sdtPr>
          <w:rPr>
            <w:b w:val="0"/>
            <w:bCs/>
          </w:rPr>
          <w:id w:val="-1132940838"/>
          <w:placeholder>
            <w:docPart w:val="29D0E12F2BFB42BCA2B21AE0796B4EF9"/>
          </w:placeholder>
          <w:temporary/>
          <w:showingPlcHdr/>
          <w15:appearance w15:val="hidden"/>
        </w:sdtPr>
        <w:sdtEndPr/>
        <w:sdtContent>
          <w:r w:rsidR="00FA4C9E" w:rsidRPr="000F3161">
            <w:rPr>
              <w:rStyle w:val="Heading2Char"/>
              <w:b/>
              <w:bCs/>
            </w:rPr>
            <w:t>Table 1</w:t>
          </w:r>
        </w:sdtContent>
      </w:sdt>
      <w:bookmarkEnd w:id="34"/>
      <w:r w:rsidR="576062CF" w:rsidRPr="000F3161">
        <w:rPr>
          <w:b w:val="0"/>
        </w:rPr>
        <w:t xml:space="preserve"> </w:t>
      </w:r>
    </w:p>
    <w:p w14:paraId="38369FBF" w14:textId="77777777" w:rsidR="000F3161" w:rsidRPr="000F3161" w:rsidRDefault="000F3161" w:rsidP="000F3161">
      <w:pPr>
        <w:pStyle w:val="Caption"/>
      </w:pPr>
      <w:r w:rsidRPr="000F3161">
        <w:t xml:space="preserve">Str(churn) </w:t>
      </w:r>
    </w:p>
    <w:tbl>
      <w:tblPr>
        <w:tblStyle w:val="TableGridLight"/>
        <w:tblW w:w="10890" w:type="dxa"/>
        <w:tblLayout w:type="fixed"/>
        <w:tblLook w:val="06A0" w:firstRow="1" w:lastRow="0" w:firstColumn="1" w:lastColumn="0" w:noHBand="1" w:noVBand="1"/>
        <w:tblDescription w:val="Table"/>
      </w:tblPr>
      <w:tblGrid>
        <w:gridCol w:w="1795"/>
        <w:gridCol w:w="2160"/>
        <w:gridCol w:w="2970"/>
        <w:gridCol w:w="3965"/>
      </w:tblGrid>
      <w:tr w:rsidR="000F3161" w:rsidRPr="00B173FD" w14:paraId="26558022" w14:textId="77777777" w:rsidTr="006E3155">
        <w:trPr>
          <w:trHeight w:val="563"/>
        </w:trPr>
        <w:tc>
          <w:tcPr>
            <w:tcW w:w="1795" w:type="dxa"/>
          </w:tcPr>
          <w:p w14:paraId="4B44A5FF" w14:textId="7AA2ADC2" w:rsidR="000F3161" w:rsidRPr="00B173FD" w:rsidRDefault="000F3161" w:rsidP="00D429C8">
            <w:pPr>
              <w:pStyle w:val="Quote"/>
            </w:pPr>
            <w:r w:rsidRPr="00B173FD">
              <w:t>Variable Name</w:t>
            </w:r>
          </w:p>
        </w:tc>
        <w:tc>
          <w:tcPr>
            <w:tcW w:w="2160" w:type="dxa"/>
          </w:tcPr>
          <w:p w14:paraId="23A0F26B" w14:textId="57224808" w:rsidR="000F3161" w:rsidRPr="00B173FD" w:rsidRDefault="000F3161" w:rsidP="00D429C8">
            <w:pPr>
              <w:pStyle w:val="Quote"/>
            </w:pPr>
            <w:r w:rsidRPr="00B173FD">
              <w:t>Data Type</w:t>
            </w:r>
          </w:p>
        </w:tc>
        <w:tc>
          <w:tcPr>
            <w:tcW w:w="2970" w:type="dxa"/>
          </w:tcPr>
          <w:p w14:paraId="7080B0FC" w14:textId="09DE3404" w:rsidR="000F3161" w:rsidRPr="00B173FD" w:rsidRDefault="000F3161" w:rsidP="00D429C8">
            <w:pPr>
              <w:pStyle w:val="Quote"/>
            </w:pPr>
            <w:r w:rsidRPr="00B173FD">
              <w:t>Description</w:t>
            </w:r>
          </w:p>
        </w:tc>
        <w:tc>
          <w:tcPr>
            <w:tcW w:w="3965" w:type="dxa"/>
          </w:tcPr>
          <w:p w14:paraId="1412A3A5" w14:textId="4229DC2E" w:rsidR="000F3161" w:rsidRPr="00B173FD" w:rsidRDefault="000F3161" w:rsidP="00D429C8">
            <w:pPr>
              <w:pStyle w:val="Quote"/>
            </w:pPr>
            <w:r w:rsidRPr="00B173FD">
              <w:t>Example</w:t>
            </w:r>
          </w:p>
        </w:tc>
      </w:tr>
      <w:tr w:rsidR="00B173FD" w14:paraId="1D32D1A5" w14:textId="77777777" w:rsidTr="006E3155">
        <w:trPr>
          <w:trHeight w:val="563"/>
        </w:trPr>
        <w:tc>
          <w:tcPr>
            <w:tcW w:w="1795" w:type="dxa"/>
          </w:tcPr>
          <w:p w14:paraId="392162C2" w14:textId="28DF66B7" w:rsidR="00B173FD" w:rsidRPr="00B173FD" w:rsidRDefault="00B173FD" w:rsidP="00D429C8">
            <w:pPr>
              <w:pStyle w:val="Quote"/>
            </w:pPr>
            <w:r w:rsidRPr="00B173FD">
              <w:t>N/A</w:t>
            </w:r>
          </w:p>
        </w:tc>
        <w:tc>
          <w:tcPr>
            <w:tcW w:w="2160" w:type="dxa"/>
          </w:tcPr>
          <w:p w14:paraId="50D66E1D" w14:textId="5EE83834" w:rsidR="00B173FD" w:rsidRDefault="00B173FD" w:rsidP="00D429C8">
            <w:pPr>
              <w:pStyle w:val="Quote"/>
            </w:pPr>
            <w:r w:rsidRPr="00F55AFC">
              <w:t>Qualitative/Categorical</w:t>
            </w:r>
          </w:p>
        </w:tc>
        <w:tc>
          <w:tcPr>
            <w:tcW w:w="2970" w:type="dxa"/>
          </w:tcPr>
          <w:p w14:paraId="4D4B2CDF" w14:textId="1D9193E7" w:rsidR="00B173FD" w:rsidRDefault="00B173FD" w:rsidP="00D429C8">
            <w:pPr>
              <w:pStyle w:val="Quote"/>
            </w:pPr>
            <w:r w:rsidRPr="003673CF">
              <w:t>This column does not have a name. It numbers the rolls.</w:t>
            </w:r>
          </w:p>
        </w:tc>
        <w:tc>
          <w:tcPr>
            <w:tcW w:w="3965" w:type="dxa"/>
          </w:tcPr>
          <w:p w14:paraId="580534C9" w14:textId="22D71EA4" w:rsidR="00B173FD" w:rsidRDefault="00B173FD" w:rsidP="00D429C8">
            <w:pPr>
              <w:pStyle w:val="Quote"/>
            </w:pPr>
            <w:r w:rsidRPr="002E2EC7">
              <w:t>1, 2, 3, 4…</w:t>
            </w:r>
          </w:p>
        </w:tc>
      </w:tr>
      <w:tr w:rsidR="00B173FD" w14:paraId="576DF813" w14:textId="77777777" w:rsidTr="006E3155">
        <w:trPr>
          <w:trHeight w:val="547"/>
        </w:trPr>
        <w:tc>
          <w:tcPr>
            <w:tcW w:w="1795" w:type="dxa"/>
          </w:tcPr>
          <w:p w14:paraId="41A15F36" w14:textId="12102842" w:rsidR="00B173FD" w:rsidRPr="00B173FD" w:rsidRDefault="00B173FD" w:rsidP="00D429C8">
            <w:pPr>
              <w:pStyle w:val="Quote"/>
            </w:pPr>
            <w:r w:rsidRPr="00B173FD">
              <w:t>CaseOrder</w:t>
            </w:r>
          </w:p>
        </w:tc>
        <w:tc>
          <w:tcPr>
            <w:tcW w:w="2160" w:type="dxa"/>
          </w:tcPr>
          <w:p w14:paraId="66CE8444" w14:textId="0DC107D3" w:rsidR="00B173FD" w:rsidRDefault="00B173FD" w:rsidP="00D429C8">
            <w:pPr>
              <w:pStyle w:val="Quote"/>
            </w:pPr>
            <w:r w:rsidRPr="00F55AFC">
              <w:t>Qualitative/Categorical</w:t>
            </w:r>
          </w:p>
        </w:tc>
        <w:tc>
          <w:tcPr>
            <w:tcW w:w="2970" w:type="dxa"/>
          </w:tcPr>
          <w:p w14:paraId="1BB502E4" w14:textId="6230C950" w:rsidR="00B173FD" w:rsidRDefault="00B173FD" w:rsidP="00D429C8">
            <w:pPr>
              <w:pStyle w:val="Quote"/>
            </w:pPr>
            <w:r w:rsidRPr="003673CF">
              <w:t>variable to hold the original order of the file</w:t>
            </w:r>
          </w:p>
        </w:tc>
        <w:tc>
          <w:tcPr>
            <w:tcW w:w="3965" w:type="dxa"/>
          </w:tcPr>
          <w:p w14:paraId="0A3CA4AC" w14:textId="0F7F24B2" w:rsidR="00B173FD" w:rsidRDefault="00B173FD" w:rsidP="00D429C8">
            <w:pPr>
              <w:pStyle w:val="Quote"/>
            </w:pPr>
            <w:r w:rsidRPr="002E2EC7">
              <w:t>1, 2, 3, 4…</w:t>
            </w:r>
          </w:p>
        </w:tc>
      </w:tr>
      <w:tr w:rsidR="00B173FD" w14:paraId="17A67A20" w14:textId="77777777" w:rsidTr="006E3155">
        <w:trPr>
          <w:trHeight w:val="563"/>
        </w:trPr>
        <w:tc>
          <w:tcPr>
            <w:tcW w:w="1795" w:type="dxa"/>
          </w:tcPr>
          <w:p w14:paraId="30D2D695" w14:textId="42A3A36A" w:rsidR="00B173FD" w:rsidRPr="00B173FD" w:rsidRDefault="00B173FD" w:rsidP="00D429C8">
            <w:pPr>
              <w:pStyle w:val="Quote"/>
            </w:pPr>
            <w:r w:rsidRPr="00B173FD">
              <w:t>Customer_id</w:t>
            </w:r>
          </w:p>
        </w:tc>
        <w:tc>
          <w:tcPr>
            <w:tcW w:w="2160" w:type="dxa"/>
          </w:tcPr>
          <w:p w14:paraId="237ED844" w14:textId="4155D077" w:rsidR="00B173FD" w:rsidRDefault="00B173FD" w:rsidP="00D429C8">
            <w:pPr>
              <w:pStyle w:val="Quote"/>
            </w:pPr>
            <w:r w:rsidRPr="00F55AFC">
              <w:t>Qualitative/Categorical</w:t>
            </w:r>
          </w:p>
        </w:tc>
        <w:tc>
          <w:tcPr>
            <w:tcW w:w="2970" w:type="dxa"/>
          </w:tcPr>
          <w:p w14:paraId="543B5CC7" w14:textId="3BB98465" w:rsidR="00B173FD" w:rsidRDefault="00B173FD" w:rsidP="00D429C8">
            <w:pPr>
              <w:pStyle w:val="Quote"/>
            </w:pPr>
            <w:r w:rsidRPr="003673CF">
              <w:t>Distinct customer identifier</w:t>
            </w:r>
          </w:p>
        </w:tc>
        <w:tc>
          <w:tcPr>
            <w:tcW w:w="3965" w:type="dxa"/>
          </w:tcPr>
          <w:p w14:paraId="0463215A" w14:textId="34E08C7F" w:rsidR="00B173FD" w:rsidRDefault="00B173FD" w:rsidP="00D429C8">
            <w:pPr>
              <w:pStyle w:val="Quote"/>
            </w:pPr>
            <w:r w:rsidRPr="002E2EC7">
              <w:t>"K409198" "S120509" "K191035" "D90850" ...</w:t>
            </w:r>
          </w:p>
        </w:tc>
      </w:tr>
      <w:tr w:rsidR="00B173FD" w14:paraId="032E0AF2" w14:textId="77777777" w:rsidTr="006E3155">
        <w:trPr>
          <w:trHeight w:val="563"/>
        </w:trPr>
        <w:tc>
          <w:tcPr>
            <w:tcW w:w="1795" w:type="dxa"/>
          </w:tcPr>
          <w:p w14:paraId="68A7CD34" w14:textId="768C7747" w:rsidR="00B173FD" w:rsidRPr="00B173FD" w:rsidRDefault="00B173FD" w:rsidP="00D429C8">
            <w:pPr>
              <w:pStyle w:val="Quote"/>
            </w:pPr>
            <w:r w:rsidRPr="00B173FD">
              <w:t>Interaction</w:t>
            </w:r>
          </w:p>
        </w:tc>
        <w:tc>
          <w:tcPr>
            <w:tcW w:w="2160" w:type="dxa"/>
          </w:tcPr>
          <w:p w14:paraId="08782AD9" w14:textId="142B4285" w:rsidR="00B173FD" w:rsidRDefault="00B173FD" w:rsidP="00D429C8">
            <w:pPr>
              <w:pStyle w:val="Quote"/>
            </w:pPr>
            <w:r w:rsidRPr="00F55AFC">
              <w:t>Qualitative/Categorical</w:t>
            </w:r>
          </w:p>
        </w:tc>
        <w:tc>
          <w:tcPr>
            <w:tcW w:w="2970" w:type="dxa"/>
          </w:tcPr>
          <w:p w14:paraId="051069FA" w14:textId="70CAFA5B" w:rsidR="00B173FD" w:rsidRDefault="00B173FD" w:rsidP="00D429C8">
            <w:pPr>
              <w:pStyle w:val="Quote"/>
            </w:pPr>
            <w:r w:rsidRPr="003673CF">
              <w:t xml:space="preserve">IDs specific to customer transactions, registrations, and technical support interactions </w:t>
            </w:r>
          </w:p>
        </w:tc>
        <w:tc>
          <w:tcPr>
            <w:tcW w:w="3965" w:type="dxa"/>
          </w:tcPr>
          <w:p w14:paraId="61BE5690" w14:textId="24B41741" w:rsidR="00B173FD" w:rsidRDefault="00B173FD" w:rsidP="00D429C8">
            <w:pPr>
              <w:pStyle w:val="Quote"/>
            </w:pPr>
            <w:r w:rsidRPr="002E2EC7">
              <w:t>"aa90260b-4141-4a24-8e36-b04ce1f4f77b" "fb76459f-c047-4a9d-8af9-e0f7d4ac2524" "344d114c-3736-4be5-98f7-c72c281e2d35</w:t>
            </w:r>
            <w:r w:rsidR="00F04D59" w:rsidRPr="002E2EC7">
              <w:t>”.</w:t>
            </w:r>
          </w:p>
        </w:tc>
      </w:tr>
      <w:tr w:rsidR="00B173FD" w14:paraId="6EC603DB" w14:textId="77777777" w:rsidTr="006E3155">
        <w:trPr>
          <w:trHeight w:val="563"/>
        </w:trPr>
        <w:tc>
          <w:tcPr>
            <w:tcW w:w="1795" w:type="dxa"/>
          </w:tcPr>
          <w:p w14:paraId="18668BC1" w14:textId="05567771" w:rsidR="00B173FD" w:rsidRPr="00B173FD" w:rsidRDefault="00B173FD" w:rsidP="00D429C8">
            <w:pPr>
              <w:pStyle w:val="Quote"/>
            </w:pPr>
            <w:r w:rsidRPr="00B173FD">
              <w:t>City</w:t>
            </w:r>
          </w:p>
        </w:tc>
        <w:tc>
          <w:tcPr>
            <w:tcW w:w="2160" w:type="dxa"/>
          </w:tcPr>
          <w:p w14:paraId="310C3A8A" w14:textId="5AA3A143" w:rsidR="00B173FD" w:rsidRDefault="00B173FD" w:rsidP="00D429C8">
            <w:pPr>
              <w:pStyle w:val="Quote"/>
            </w:pPr>
            <w:r w:rsidRPr="00F55AFC">
              <w:t>Qualitative/Categorical</w:t>
            </w:r>
          </w:p>
        </w:tc>
        <w:tc>
          <w:tcPr>
            <w:tcW w:w="2970" w:type="dxa"/>
          </w:tcPr>
          <w:p w14:paraId="3D2E9F4B" w14:textId="5403C9D5" w:rsidR="00B173FD" w:rsidRDefault="00B173FD" w:rsidP="00D429C8">
            <w:pPr>
              <w:pStyle w:val="Quote"/>
            </w:pPr>
            <w:r w:rsidRPr="003673CF">
              <w:t>City of residence provided on the billing statement for the customer</w:t>
            </w:r>
          </w:p>
        </w:tc>
        <w:tc>
          <w:tcPr>
            <w:tcW w:w="3965" w:type="dxa"/>
          </w:tcPr>
          <w:p w14:paraId="40A1CDF2" w14:textId="1B286323" w:rsidR="00B173FD" w:rsidRDefault="00B173FD" w:rsidP="00D429C8">
            <w:pPr>
              <w:pStyle w:val="Quote"/>
            </w:pPr>
            <w:r w:rsidRPr="002E2EC7">
              <w:t>"Point Baker" "West Branch" "Yamhill" "Del Mar" ...</w:t>
            </w:r>
          </w:p>
        </w:tc>
      </w:tr>
      <w:tr w:rsidR="00B173FD" w14:paraId="41F5BFC0" w14:textId="77777777" w:rsidTr="006E3155">
        <w:trPr>
          <w:trHeight w:val="563"/>
        </w:trPr>
        <w:tc>
          <w:tcPr>
            <w:tcW w:w="1795" w:type="dxa"/>
          </w:tcPr>
          <w:p w14:paraId="3D8EED2F" w14:textId="28E64A48" w:rsidR="00B173FD" w:rsidRPr="00B173FD" w:rsidRDefault="00B173FD" w:rsidP="00D429C8">
            <w:pPr>
              <w:pStyle w:val="Quote"/>
            </w:pPr>
            <w:r w:rsidRPr="00B173FD">
              <w:t>State</w:t>
            </w:r>
          </w:p>
        </w:tc>
        <w:tc>
          <w:tcPr>
            <w:tcW w:w="2160" w:type="dxa"/>
          </w:tcPr>
          <w:p w14:paraId="2F2DEB08" w14:textId="526E62FA" w:rsidR="00B173FD" w:rsidRDefault="00B173FD" w:rsidP="00D429C8">
            <w:pPr>
              <w:pStyle w:val="Quote"/>
            </w:pPr>
            <w:r w:rsidRPr="00F55AFC">
              <w:t>Qualitative/Categorical</w:t>
            </w:r>
          </w:p>
        </w:tc>
        <w:tc>
          <w:tcPr>
            <w:tcW w:w="2970" w:type="dxa"/>
          </w:tcPr>
          <w:p w14:paraId="0F9E6C46" w14:textId="5AE5E1A4" w:rsidR="00B173FD" w:rsidRDefault="00B173FD" w:rsidP="00D429C8">
            <w:pPr>
              <w:pStyle w:val="Quote"/>
            </w:pPr>
            <w:r w:rsidRPr="003673CF">
              <w:t>State of residence provided on the billing statement for the customer</w:t>
            </w:r>
          </w:p>
        </w:tc>
        <w:tc>
          <w:tcPr>
            <w:tcW w:w="3965" w:type="dxa"/>
          </w:tcPr>
          <w:p w14:paraId="4BAC6F27" w14:textId="1BFE46B7" w:rsidR="00B173FD" w:rsidRDefault="00B173FD" w:rsidP="00D429C8">
            <w:pPr>
              <w:pStyle w:val="Quote"/>
            </w:pPr>
            <w:r w:rsidRPr="002E2EC7">
              <w:t>"AK" "MI" "OR" "CA" ...</w:t>
            </w:r>
          </w:p>
        </w:tc>
      </w:tr>
      <w:tr w:rsidR="00B173FD" w14:paraId="0D1BB0DB" w14:textId="77777777" w:rsidTr="006E3155">
        <w:trPr>
          <w:trHeight w:val="563"/>
        </w:trPr>
        <w:tc>
          <w:tcPr>
            <w:tcW w:w="1795" w:type="dxa"/>
          </w:tcPr>
          <w:p w14:paraId="2AF8398E" w14:textId="3C466F1D" w:rsidR="00B173FD" w:rsidRPr="00B173FD" w:rsidRDefault="00B173FD" w:rsidP="00D429C8">
            <w:pPr>
              <w:pStyle w:val="Quote"/>
            </w:pPr>
            <w:r w:rsidRPr="00B173FD">
              <w:t>County</w:t>
            </w:r>
          </w:p>
        </w:tc>
        <w:tc>
          <w:tcPr>
            <w:tcW w:w="2160" w:type="dxa"/>
          </w:tcPr>
          <w:p w14:paraId="0FC4C98A" w14:textId="6FD7F047" w:rsidR="00B173FD" w:rsidRDefault="00B173FD" w:rsidP="00D429C8">
            <w:pPr>
              <w:pStyle w:val="Quote"/>
            </w:pPr>
            <w:r w:rsidRPr="00F55AFC">
              <w:t>Qualitative/Categorical</w:t>
            </w:r>
          </w:p>
        </w:tc>
        <w:tc>
          <w:tcPr>
            <w:tcW w:w="2970" w:type="dxa"/>
          </w:tcPr>
          <w:p w14:paraId="0B747B84" w14:textId="400E39ED" w:rsidR="00B173FD" w:rsidRDefault="00B173FD" w:rsidP="00D429C8">
            <w:pPr>
              <w:pStyle w:val="Quote"/>
            </w:pPr>
            <w:r w:rsidRPr="003673CF">
              <w:t>County of residence provided on the billing statement for the customer</w:t>
            </w:r>
          </w:p>
        </w:tc>
        <w:tc>
          <w:tcPr>
            <w:tcW w:w="3965" w:type="dxa"/>
          </w:tcPr>
          <w:p w14:paraId="0EB33C44" w14:textId="04EBA2F1" w:rsidR="00B173FD" w:rsidRDefault="00B173FD" w:rsidP="00D429C8">
            <w:pPr>
              <w:pStyle w:val="Quote"/>
            </w:pPr>
            <w:r w:rsidRPr="002E2EC7">
              <w:t>"Prince of Wales-Hyder" "Ogemaw" "Yamhill" "San Diego" ...</w:t>
            </w:r>
          </w:p>
        </w:tc>
      </w:tr>
      <w:tr w:rsidR="00B173FD" w14:paraId="309F3B99" w14:textId="77777777" w:rsidTr="006E3155">
        <w:trPr>
          <w:trHeight w:val="563"/>
        </w:trPr>
        <w:tc>
          <w:tcPr>
            <w:tcW w:w="1795" w:type="dxa"/>
          </w:tcPr>
          <w:p w14:paraId="2AC90588" w14:textId="75218B4A" w:rsidR="00B173FD" w:rsidRPr="00B173FD" w:rsidRDefault="00B173FD" w:rsidP="00D429C8">
            <w:pPr>
              <w:pStyle w:val="Quote"/>
            </w:pPr>
            <w:r w:rsidRPr="00B173FD">
              <w:t>Zip</w:t>
            </w:r>
          </w:p>
        </w:tc>
        <w:tc>
          <w:tcPr>
            <w:tcW w:w="2160" w:type="dxa"/>
          </w:tcPr>
          <w:p w14:paraId="7CE5FE88" w14:textId="4A29BD5E" w:rsidR="00B173FD" w:rsidRDefault="00B173FD" w:rsidP="00D429C8">
            <w:pPr>
              <w:pStyle w:val="Quote"/>
            </w:pPr>
            <w:r w:rsidRPr="00F55AFC">
              <w:t>Qualitative/Categorical</w:t>
            </w:r>
          </w:p>
        </w:tc>
        <w:tc>
          <w:tcPr>
            <w:tcW w:w="2970" w:type="dxa"/>
          </w:tcPr>
          <w:p w14:paraId="1E62963A" w14:textId="7CD121C5" w:rsidR="00B173FD" w:rsidRDefault="00B173FD" w:rsidP="00D429C8">
            <w:pPr>
              <w:pStyle w:val="Quote"/>
            </w:pPr>
            <w:r w:rsidRPr="003673CF">
              <w:t>Zip of residence provided on the billing statement for the customer</w:t>
            </w:r>
          </w:p>
        </w:tc>
        <w:tc>
          <w:tcPr>
            <w:tcW w:w="3965" w:type="dxa"/>
          </w:tcPr>
          <w:p w14:paraId="4729FB6C" w14:textId="5ED69D77" w:rsidR="00B173FD" w:rsidRDefault="00B173FD" w:rsidP="00D429C8">
            <w:pPr>
              <w:pStyle w:val="Quote"/>
            </w:pPr>
            <w:r w:rsidRPr="002E2EC7">
              <w:t>99927 48661 97148 92014 77461 31030 37847 73109 34771 45237 ...</w:t>
            </w:r>
          </w:p>
        </w:tc>
      </w:tr>
      <w:tr w:rsidR="00B173FD" w14:paraId="3FDFD880" w14:textId="77777777" w:rsidTr="006E3155">
        <w:trPr>
          <w:trHeight w:val="563"/>
        </w:trPr>
        <w:tc>
          <w:tcPr>
            <w:tcW w:w="1795" w:type="dxa"/>
          </w:tcPr>
          <w:p w14:paraId="08A11B33" w14:textId="22E99B55" w:rsidR="00B173FD" w:rsidRPr="00B173FD" w:rsidRDefault="00B173FD" w:rsidP="00D429C8">
            <w:pPr>
              <w:pStyle w:val="Quote"/>
            </w:pPr>
            <w:r w:rsidRPr="00B173FD">
              <w:t>Lat</w:t>
            </w:r>
          </w:p>
        </w:tc>
        <w:tc>
          <w:tcPr>
            <w:tcW w:w="2160" w:type="dxa"/>
          </w:tcPr>
          <w:p w14:paraId="279D3970" w14:textId="3E529671" w:rsidR="00B173FD" w:rsidRDefault="00B173FD" w:rsidP="00D429C8">
            <w:pPr>
              <w:pStyle w:val="Quote"/>
            </w:pPr>
            <w:r w:rsidRPr="00F55AFC">
              <w:t>Qualitative/Categorical</w:t>
            </w:r>
          </w:p>
        </w:tc>
        <w:tc>
          <w:tcPr>
            <w:tcW w:w="2970" w:type="dxa"/>
          </w:tcPr>
          <w:p w14:paraId="55B14338" w14:textId="7E097940" w:rsidR="00B173FD" w:rsidRDefault="00B173FD" w:rsidP="00D429C8">
            <w:pPr>
              <w:pStyle w:val="Quote"/>
            </w:pPr>
            <w:r w:rsidRPr="003673CF">
              <w:t>GPS coordinates of residence provided on the billing statement for the customer</w:t>
            </w:r>
          </w:p>
        </w:tc>
        <w:tc>
          <w:tcPr>
            <w:tcW w:w="3965" w:type="dxa"/>
          </w:tcPr>
          <w:p w14:paraId="0C6CAAC4" w14:textId="6A63B49F" w:rsidR="00B173FD" w:rsidRDefault="00B173FD" w:rsidP="00D429C8">
            <w:pPr>
              <w:pStyle w:val="Quote"/>
            </w:pPr>
            <w:r w:rsidRPr="002E2EC7">
              <w:t>56.3 44.3 45.4 33 29.4 ...</w:t>
            </w:r>
          </w:p>
        </w:tc>
      </w:tr>
      <w:tr w:rsidR="00B173FD" w14:paraId="4D7719C1" w14:textId="77777777" w:rsidTr="006E3155">
        <w:trPr>
          <w:trHeight w:val="563"/>
        </w:trPr>
        <w:tc>
          <w:tcPr>
            <w:tcW w:w="1795" w:type="dxa"/>
          </w:tcPr>
          <w:p w14:paraId="0866F653" w14:textId="76F8D2AF" w:rsidR="00B173FD" w:rsidRPr="00B173FD" w:rsidRDefault="00B173FD" w:rsidP="00D429C8">
            <w:pPr>
              <w:pStyle w:val="Quote"/>
            </w:pPr>
            <w:r w:rsidRPr="00B173FD">
              <w:t>Lng</w:t>
            </w:r>
          </w:p>
        </w:tc>
        <w:tc>
          <w:tcPr>
            <w:tcW w:w="2160" w:type="dxa"/>
          </w:tcPr>
          <w:p w14:paraId="7104751D" w14:textId="016237FC" w:rsidR="00B173FD" w:rsidRDefault="00B173FD" w:rsidP="00D429C8">
            <w:pPr>
              <w:pStyle w:val="Quote"/>
            </w:pPr>
            <w:r w:rsidRPr="00F55AFC">
              <w:t>Qualitative/Categorical</w:t>
            </w:r>
          </w:p>
        </w:tc>
        <w:tc>
          <w:tcPr>
            <w:tcW w:w="2970" w:type="dxa"/>
          </w:tcPr>
          <w:p w14:paraId="530DC4C2" w14:textId="4C7D81AA" w:rsidR="00B173FD" w:rsidRDefault="00B173FD" w:rsidP="00D429C8">
            <w:pPr>
              <w:pStyle w:val="Quote"/>
            </w:pPr>
            <w:r w:rsidRPr="003673CF">
              <w:t>GPS coordinates of residence provided on the billing statement for the customer</w:t>
            </w:r>
          </w:p>
        </w:tc>
        <w:tc>
          <w:tcPr>
            <w:tcW w:w="3965" w:type="dxa"/>
          </w:tcPr>
          <w:p w14:paraId="52421D9E" w14:textId="0E15222A" w:rsidR="00B173FD" w:rsidRDefault="00B173FD" w:rsidP="00D429C8">
            <w:pPr>
              <w:pStyle w:val="Quote"/>
            </w:pPr>
            <w:r w:rsidRPr="002E2EC7">
              <w:t>-133.4 -84.2 -123.2 -117.2 -95.8 ...</w:t>
            </w:r>
          </w:p>
        </w:tc>
      </w:tr>
      <w:tr w:rsidR="00B173FD" w14:paraId="63E1A4EE" w14:textId="77777777" w:rsidTr="006E3155">
        <w:trPr>
          <w:trHeight w:val="563"/>
        </w:trPr>
        <w:tc>
          <w:tcPr>
            <w:tcW w:w="1795" w:type="dxa"/>
          </w:tcPr>
          <w:p w14:paraId="75B3FA98" w14:textId="42B7765D" w:rsidR="00B173FD" w:rsidRPr="00B173FD" w:rsidRDefault="00B173FD" w:rsidP="00D429C8">
            <w:pPr>
              <w:pStyle w:val="Quote"/>
            </w:pPr>
            <w:r w:rsidRPr="00B173FD">
              <w:t>Population</w:t>
            </w:r>
          </w:p>
        </w:tc>
        <w:tc>
          <w:tcPr>
            <w:tcW w:w="2160" w:type="dxa"/>
          </w:tcPr>
          <w:p w14:paraId="14A181E6" w14:textId="300A643D" w:rsidR="00B173FD" w:rsidRDefault="00B173FD" w:rsidP="00D429C8">
            <w:pPr>
              <w:pStyle w:val="Quote"/>
            </w:pPr>
            <w:r w:rsidRPr="00F55AFC">
              <w:t>Quantitative/Numerical</w:t>
            </w:r>
          </w:p>
        </w:tc>
        <w:tc>
          <w:tcPr>
            <w:tcW w:w="2970" w:type="dxa"/>
          </w:tcPr>
          <w:p w14:paraId="1300FE98" w14:textId="05E42284" w:rsidR="00B173FD" w:rsidRDefault="00B173FD" w:rsidP="00D429C8">
            <w:pPr>
              <w:pStyle w:val="Quote"/>
            </w:pPr>
            <w:r w:rsidRPr="003673CF">
              <w:t>The population residing within a one-mile radius of the customer, derived from census data</w:t>
            </w:r>
          </w:p>
        </w:tc>
        <w:tc>
          <w:tcPr>
            <w:tcW w:w="3965" w:type="dxa"/>
          </w:tcPr>
          <w:p w14:paraId="2833BCE0" w14:textId="5BCC5609" w:rsidR="00B173FD" w:rsidRDefault="00B173FD" w:rsidP="00D429C8">
            <w:pPr>
              <w:pStyle w:val="Quote"/>
            </w:pPr>
            <w:r w:rsidRPr="002E2EC7">
              <w:t>38 10446 3735 13863 11352 17701 2535 23144 17351 20193 ...</w:t>
            </w:r>
          </w:p>
        </w:tc>
      </w:tr>
      <w:tr w:rsidR="00B173FD" w14:paraId="523B8E88" w14:textId="77777777" w:rsidTr="006E3155">
        <w:trPr>
          <w:trHeight w:val="563"/>
        </w:trPr>
        <w:tc>
          <w:tcPr>
            <w:tcW w:w="1795" w:type="dxa"/>
          </w:tcPr>
          <w:p w14:paraId="14C931C1" w14:textId="1344B21E" w:rsidR="00B173FD" w:rsidRPr="00B173FD" w:rsidRDefault="00B173FD" w:rsidP="00D429C8">
            <w:pPr>
              <w:pStyle w:val="Quote"/>
            </w:pPr>
            <w:r w:rsidRPr="00B173FD">
              <w:t>Area</w:t>
            </w:r>
          </w:p>
        </w:tc>
        <w:tc>
          <w:tcPr>
            <w:tcW w:w="2160" w:type="dxa"/>
          </w:tcPr>
          <w:p w14:paraId="058676EF" w14:textId="19B439A7" w:rsidR="00B173FD" w:rsidRDefault="00B173FD" w:rsidP="00D429C8">
            <w:pPr>
              <w:pStyle w:val="Quote"/>
            </w:pPr>
            <w:r w:rsidRPr="00F55AFC">
              <w:t>Qualitative/Categorical</w:t>
            </w:r>
          </w:p>
        </w:tc>
        <w:tc>
          <w:tcPr>
            <w:tcW w:w="2970" w:type="dxa"/>
          </w:tcPr>
          <w:p w14:paraId="128D5CAF" w14:textId="1C0CC792" w:rsidR="00B173FD" w:rsidRDefault="00B173FD" w:rsidP="00D429C8">
            <w:pPr>
              <w:pStyle w:val="Quote"/>
            </w:pPr>
            <w:r w:rsidRPr="003673CF">
              <w:t>The classification of area type (rural, urban, suburban) determined from census data</w:t>
            </w:r>
          </w:p>
        </w:tc>
        <w:tc>
          <w:tcPr>
            <w:tcW w:w="3965" w:type="dxa"/>
          </w:tcPr>
          <w:p w14:paraId="54295F58" w14:textId="490D7AA0" w:rsidR="00B173FD" w:rsidRDefault="00B173FD" w:rsidP="00D429C8">
            <w:pPr>
              <w:pStyle w:val="Quote"/>
            </w:pPr>
            <w:r w:rsidRPr="002E2EC7">
              <w:t>"Urban" "Urban" "Urban" "Suburban" ...</w:t>
            </w:r>
          </w:p>
        </w:tc>
      </w:tr>
      <w:tr w:rsidR="00B173FD" w14:paraId="28B15CB0" w14:textId="77777777" w:rsidTr="006E3155">
        <w:trPr>
          <w:trHeight w:val="563"/>
        </w:trPr>
        <w:tc>
          <w:tcPr>
            <w:tcW w:w="1795" w:type="dxa"/>
          </w:tcPr>
          <w:p w14:paraId="7EC7577C" w14:textId="7B7D3B40" w:rsidR="00B173FD" w:rsidRPr="00B173FD" w:rsidRDefault="00B173FD" w:rsidP="00D429C8">
            <w:pPr>
              <w:pStyle w:val="Quote"/>
            </w:pPr>
            <w:r w:rsidRPr="00B173FD">
              <w:t>Timezone</w:t>
            </w:r>
          </w:p>
        </w:tc>
        <w:tc>
          <w:tcPr>
            <w:tcW w:w="2160" w:type="dxa"/>
          </w:tcPr>
          <w:p w14:paraId="40743C03" w14:textId="32147135" w:rsidR="00B173FD" w:rsidRDefault="00B173FD" w:rsidP="00D429C8">
            <w:pPr>
              <w:pStyle w:val="Quote"/>
            </w:pPr>
            <w:r w:rsidRPr="00F55AFC">
              <w:t>Qualitative/Categorical</w:t>
            </w:r>
          </w:p>
        </w:tc>
        <w:tc>
          <w:tcPr>
            <w:tcW w:w="2970" w:type="dxa"/>
          </w:tcPr>
          <w:p w14:paraId="462F249E" w14:textId="3150E68F" w:rsidR="00B173FD" w:rsidRDefault="00B173FD" w:rsidP="00D429C8">
            <w:pPr>
              <w:pStyle w:val="Quote"/>
            </w:pPr>
            <w:r w:rsidRPr="003673CF">
              <w:t xml:space="preserve">The time zone corresponding to the customer's residence, </w:t>
            </w:r>
            <w:r w:rsidRPr="003673CF">
              <w:lastRenderedPageBreak/>
              <w:t>sourced from their sign-up information</w:t>
            </w:r>
          </w:p>
        </w:tc>
        <w:tc>
          <w:tcPr>
            <w:tcW w:w="3965" w:type="dxa"/>
          </w:tcPr>
          <w:p w14:paraId="199C9FF6" w14:textId="2526206C" w:rsidR="00B173FD" w:rsidRDefault="00B173FD" w:rsidP="00D429C8">
            <w:pPr>
              <w:pStyle w:val="Quote"/>
            </w:pPr>
            <w:r w:rsidRPr="002E2EC7">
              <w:lastRenderedPageBreak/>
              <w:t>"America/Sitka" "America/Detroit" "America/Los_Angeles" "America/Los_Angeles" ...</w:t>
            </w:r>
          </w:p>
        </w:tc>
      </w:tr>
      <w:tr w:rsidR="00B173FD" w14:paraId="78B59CC2" w14:textId="77777777" w:rsidTr="006E3155">
        <w:trPr>
          <w:trHeight w:val="563"/>
        </w:trPr>
        <w:tc>
          <w:tcPr>
            <w:tcW w:w="1795" w:type="dxa"/>
          </w:tcPr>
          <w:p w14:paraId="770C0B01" w14:textId="0E57015C" w:rsidR="00B173FD" w:rsidRPr="00B173FD" w:rsidRDefault="00B173FD" w:rsidP="00D429C8">
            <w:pPr>
              <w:pStyle w:val="Quote"/>
            </w:pPr>
            <w:r w:rsidRPr="00B173FD">
              <w:t>Job</w:t>
            </w:r>
          </w:p>
        </w:tc>
        <w:tc>
          <w:tcPr>
            <w:tcW w:w="2160" w:type="dxa"/>
          </w:tcPr>
          <w:p w14:paraId="240F2A70" w14:textId="5547BC8E" w:rsidR="00B173FD" w:rsidRDefault="00B173FD" w:rsidP="00D429C8">
            <w:pPr>
              <w:pStyle w:val="Quote"/>
            </w:pPr>
            <w:r w:rsidRPr="00F55AFC">
              <w:t>Qualitative/Categorical</w:t>
            </w:r>
          </w:p>
        </w:tc>
        <w:tc>
          <w:tcPr>
            <w:tcW w:w="2970" w:type="dxa"/>
          </w:tcPr>
          <w:p w14:paraId="74DBD4F0" w14:textId="07A9D079" w:rsidR="00B173FD" w:rsidRDefault="00B173FD" w:rsidP="00D429C8">
            <w:pPr>
              <w:pStyle w:val="Quote"/>
            </w:pPr>
            <w:r w:rsidRPr="003673CF">
              <w:t>The occupation held by the customer (or invoiced individual) as disclosed in their sign-up details.</w:t>
            </w:r>
          </w:p>
        </w:tc>
        <w:tc>
          <w:tcPr>
            <w:tcW w:w="3965" w:type="dxa"/>
          </w:tcPr>
          <w:p w14:paraId="3084FB9E" w14:textId="42B68FF9" w:rsidR="00B173FD" w:rsidRDefault="00B173FD" w:rsidP="00D429C8">
            <w:pPr>
              <w:pStyle w:val="Quote"/>
            </w:pPr>
            <w:r w:rsidRPr="002E2EC7">
              <w:t>"Environmental health practitioner" "Programmer, multimedia" "Chief Financial Officer" "Solicitor" ...</w:t>
            </w:r>
          </w:p>
        </w:tc>
      </w:tr>
      <w:tr w:rsidR="00B173FD" w14:paraId="280476E3" w14:textId="77777777" w:rsidTr="006E3155">
        <w:trPr>
          <w:trHeight w:val="563"/>
        </w:trPr>
        <w:tc>
          <w:tcPr>
            <w:tcW w:w="1795" w:type="dxa"/>
          </w:tcPr>
          <w:p w14:paraId="48ADFB6F" w14:textId="3ADBEAAF" w:rsidR="00B173FD" w:rsidRPr="00B173FD" w:rsidRDefault="00B173FD" w:rsidP="00D429C8">
            <w:pPr>
              <w:pStyle w:val="Quote"/>
            </w:pPr>
            <w:r w:rsidRPr="00B173FD">
              <w:t>Children</w:t>
            </w:r>
          </w:p>
        </w:tc>
        <w:tc>
          <w:tcPr>
            <w:tcW w:w="2160" w:type="dxa"/>
          </w:tcPr>
          <w:p w14:paraId="5593B25B" w14:textId="3C1981EB" w:rsidR="00B173FD" w:rsidRDefault="00B173FD" w:rsidP="00D429C8">
            <w:pPr>
              <w:pStyle w:val="Quote"/>
            </w:pPr>
            <w:r w:rsidRPr="00F55AFC">
              <w:t>Quantitative/Numerical</w:t>
            </w:r>
          </w:p>
        </w:tc>
        <w:tc>
          <w:tcPr>
            <w:tcW w:w="2970" w:type="dxa"/>
          </w:tcPr>
          <w:p w14:paraId="1E2E2F84" w14:textId="18AF613D" w:rsidR="00B173FD" w:rsidRDefault="00B173FD" w:rsidP="00D429C8">
            <w:pPr>
              <w:pStyle w:val="Quote"/>
            </w:pPr>
            <w:r w:rsidRPr="003673CF">
              <w:t>The count of children within the customer's household, provided in their sign-up information.</w:t>
            </w:r>
          </w:p>
        </w:tc>
        <w:tc>
          <w:tcPr>
            <w:tcW w:w="3965" w:type="dxa"/>
          </w:tcPr>
          <w:p w14:paraId="6CE1A85A" w14:textId="70BE1AE5" w:rsidR="00B173FD" w:rsidRDefault="00B173FD" w:rsidP="00D429C8">
            <w:pPr>
              <w:pStyle w:val="Quote"/>
            </w:pPr>
            <w:r w:rsidRPr="002E2EC7">
              <w:t>NA 1 4 1 0 3 0 2 2 NA ...</w:t>
            </w:r>
          </w:p>
        </w:tc>
      </w:tr>
      <w:tr w:rsidR="00B173FD" w14:paraId="4E0F6C14" w14:textId="77777777" w:rsidTr="006E3155">
        <w:trPr>
          <w:trHeight w:val="563"/>
        </w:trPr>
        <w:tc>
          <w:tcPr>
            <w:tcW w:w="1795" w:type="dxa"/>
          </w:tcPr>
          <w:p w14:paraId="12C5066F" w14:textId="21C70142" w:rsidR="00B173FD" w:rsidRPr="00B173FD" w:rsidRDefault="00B173FD" w:rsidP="00D429C8">
            <w:pPr>
              <w:pStyle w:val="Quote"/>
            </w:pPr>
            <w:r w:rsidRPr="00B173FD">
              <w:t>Age</w:t>
            </w:r>
          </w:p>
        </w:tc>
        <w:tc>
          <w:tcPr>
            <w:tcW w:w="2160" w:type="dxa"/>
          </w:tcPr>
          <w:p w14:paraId="2B9485D3" w14:textId="3999ECF0" w:rsidR="00B173FD" w:rsidRDefault="00B173FD" w:rsidP="00D429C8">
            <w:pPr>
              <w:pStyle w:val="Quote"/>
            </w:pPr>
            <w:r w:rsidRPr="00F55AFC">
              <w:t>Quantitative/Numerical</w:t>
            </w:r>
          </w:p>
        </w:tc>
        <w:tc>
          <w:tcPr>
            <w:tcW w:w="2970" w:type="dxa"/>
          </w:tcPr>
          <w:p w14:paraId="7BDEBDA6" w14:textId="1B322C3E" w:rsidR="00B173FD" w:rsidRDefault="00B173FD" w:rsidP="00D429C8">
            <w:pPr>
              <w:pStyle w:val="Quote"/>
            </w:pPr>
            <w:r w:rsidRPr="003673CF">
              <w:t>The age of the customer</w:t>
            </w:r>
          </w:p>
        </w:tc>
        <w:tc>
          <w:tcPr>
            <w:tcW w:w="3965" w:type="dxa"/>
          </w:tcPr>
          <w:p w14:paraId="2B1E8CE1" w14:textId="481AC26B" w:rsidR="00B173FD" w:rsidRDefault="00B173FD" w:rsidP="00D429C8">
            <w:pPr>
              <w:pStyle w:val="Quote"/>
            </w:pPr>
            <w:r w:rsidRPr="002E2EC7">
              <w:t>68 27 50 48 83 83 NA NA 49 86 ...</w:t>
            </w:r>
          </w:p>
        </w:tc>
      </w:tr>
      <w:tr w:rsidR="00B173FD" w14:paraId="7FE6BC6E" w14:textId="77777777" w:rsidTr="006E3155">
        <w:trPr>
          <w:trHeight w:val="563"/>
        </w:trPr>
        <w:tc>
          <w:tcPr>
            <w:tcW w:w="1795" w:type="dxa"/>
          </w:tcPr>
          <w:p w14:paraId="5CB7DCE4" w14:textId="6A8817F7" w:rsidR="00B173FD" w:rsidRPr="00B173FD" w:rsidRDefault="00B173FD" w:rsidP="00D429C8">
            <w:pPr>
              <w:pStyle w:val="Quote"/>
            </w:pPr>
            <w:r w:rsidRPr="00B173FD">
              <w:t>Education</w:t>
            </w:r>
          </w:p>
        </w:tc>
        <w:tc>
          <w:tcPr>
            <w:tcW w:w="2160" w:type="dxa"/>
          </w:tcPr>
          <w:p w14:paraId="14A1F89D" w14:textId="6123817C" w:rsidR="00B173FD" w:rsidRDefault="00B173FD" w:rsidP="00D429C8">
            <w:pPr>
              <w:pStyle w:val="Quote"/>
            </w:pPr>
            <w:r w:rsidRPr="00F55AFC">
              <w:t>Qualitative/Categorical</w:t>
            </w:r>
          </w:p>
        </w:tc>
        <w:tc>
          <w:tcPr>
            <w:tcW w:w="2970" w:type="dxa"/>
          </w:tcPr>
          <w:p w14:paraId="24CB5416" w14:textId="6ED7FA26" w:rsidR="00B173FD" w:rsidRDefault="00B173FD" w:rsidP="00D429C8">
            <w:pPr>
              <w:pStyle w:val="Quote"/>
            </w:pPr>
            <w:r w:rsidRPr="003673CF">
              <w:t>The highest level of education achieved by the customer, as reported during sign-up</w:t>
            </w:r>
          </w:p>
        </w:tc>
        <w:tc>
          <w:tcPr>
            <w:tcW w:w="3965" w:type="dxa"/>
          </w:tcPr>
          <w:p w14:paraId="27659A8C" w14:textId="45A16D32" w:rsidR="00B173FD" w:rsidRDefault="00B173FD" w:rsidP="00D429C8">
            <w:pPr>
              <w:pStyle w:val="Quote"/>
            </w:pPr>
            <w:r w:rsidRPr="002E2EC7">
              <w:t>"Master's Degree" "Regular High School Diploma" "Regular High School Diploma" "Doctorate Degree" ...</w:t>
            </w:r>
          </w:p>
        </w:tc>
      </w:tr>
      <w:tr w:rsidR="00B173FD" w14:paraId="023F005D" w14:textId="77777777" w:rsidTr="006E3155">
        <w:trPr>
          <w:trHeight w:val="563"/>
        </w:trPr>
        <w:tc>
          <w:tcPr>
            <w:tcW w:w="1795" w:type="dxa"/>
          </w:tcPr>
          <w:p w14:paraId="45B13B08" w14:textId="020C5A84" w:rsidR="00B173FD" w:rsidRPr="00B173FD" w:rsidRDefault="00B173FD" w:rsidP="00D429C8">
            <w:pPr>
              <w:pStyle w:val="Quote"/>
            </w:pPr>
            <w:r w:rsidRPr="00B173FD">
              <w:t>Employment</w:t>
            </w:r>
          </w:p>
        </w:tc>
        <w:tc>
          <w:tcPr>
            <w:tcW w:w="2160" w:type="dxa"/>
          </w:tcPr>
          <w:p w14:paraId="3B327C7F" w14:textId="16E93583" w:rsidR="00B173FD" w:rsidRDefault="00B173FD" w:rsidP="00D429C8">
            <w:pPr>
              <w:pStyle w:val="Quote"/>
            </w:pPr>
            <w:r w:rsidRPr="00F55AFC">
              <w:t>Qualitative/</w:t>
            </w:r>
            <w:r>
              <w:t>C</w:t>
            </w:r>
            <w:r w:rsidRPr="00F55AFC">
              <w:t>ategorical</w:t>
            </w:r>
          </w:p>
        </w:tc>
        <w:tc>
          <w:tcPr>
            <w:tcW w:w="2970" w:type="dxa"/>
          </w:tcPr>
          <w:p w14:paraId="1ADEDEC5" w14:textId="6EA46369" w:rsidR="00B173FD" w:rsidRDefault="00B173FD" w:rsidP="00D429C8">
            <w:pPr>
              <w:pStyle w:val="Quote"/>
            </w:pPr>
            <w:r w:rsidRPr="003673CF">
              <w:t>The current employment status of the customer, recorded during sign-up.</w:t>
            </w:r>
          </w:p>
        </w:tc>
        <w:tc>
          <w:tcPr>
            <w:tcW w:w="3965" w:type="dxa"/>
          </w:tcPr>
          <w:p w14:paraId="7314DBBE" w14:textId="5CE6E756" w:rsidR="00B173FD" w:rsidRDefault="00B173FD" w:rsidP="00D429C8">
            <w:pPr>
              <w:pStyle w:val="Quote"/>
            </w:pPr>
            <w:r w:rsidRPr="002E2EC7">
              <w:t>"Part Time" "Retired" "Student" "Retired" ...</w:t>
            </w:r>
          </w:p>
        </w:tc>
      </w:tr>
      <w:tr w:rsidR="00B173FD" w14:paraId="393B2618" w14:textId="77777777" w:rsidTr="006E3155">
        <w:trPr>
          <w:trHeight w:val="563"/>
        </w:trPr>
        <w:tc>
          <w:tcPr>
            <w:tcW w:w="1795" w:type="dxa"/>
          </w:tcPr>
          <w:p w14:paraId="26EE64B2" w14:textId="2EF93021" w:rsidR="00B173FD" w:rsidRPr="00B173FD" w:rsidRDefault="00B173FD" w:rsidP="00D429C8">
            <w:pPr>
              <w:pStyle w:val="Quote"/>
            </w:pPr>
            <w:r w:rsidRPr="00B173FD">
              <w:t>Income</w:t>
            </w:r>
          </w:p>
        </w:tc>
        <w:tc>
          <w:tcPr>
            <w:tcW w:w="2160" w:type="dxa"/>
          </w:tcPr>
          <w:p w14:paraId="2299D9C2" w14:textId="0BB6B397" w:rsidR="00B173FD" w:rsidRDefault="00B173FD" w:rsidP="00D429C8">
            <w:pPr>
              <w:pStyle w:val="Quote"/>
            </w:pPr>
            <w:r w:rsidRPr="00F55AFC">
              <w:t>Quantitative/Numerical</w:t>
            </w:r>
          </w:p>
        </w:tc>
        <w:tc>
          <w:tcPr>
            <w:tcW w:w="2970" w:type="dxa"/>
          </w:tcPr>
          <w:p w14:paraId="034399D5" w14:textId="3386AAA8" w:rsidR="00B173FD" w:rsidRDefault="00B173FD" w:rsidP="00D429C8">
            <w:pPr>
              <w:pStyle w:val="Quote"/>
            </w:pPr>
            <w:r w:rsidRPr="003673CF">
              <w:t>The yearly income of the customer, reported at the time of sign-up.</w:t>
            </w:r>
          </w:p>
        </w:tc>
        <w:tc>
          <w:tcPr>
            <w:tcW w:w="3965" w:type="dxa"/>
          </w:tcPr>
          <w:p w14:paraId="53713640" w14:textId="2145B5B8" w:rsidR="00B173FD" w:rsidRDefault="00B173FD" w:rsidP="00D429C8">
            <w:pPr>
              <w:pStyle w:val="Quote"/>
            </w:pPr>
            <w:r w:rsidRPr="002E2EC7">
              <w:t>28562 21705 NA 18925 40074 ...</w:t>
            </w:r>
          </w:p>
        </w:tc>
      </w:tr>
      <w:tr w:rsidR="00B173FD" w14:paraId="7F2524CA" w14:textId="77777777" w:rsidTr="006E3155">
        <w:trPr>
          <w:trHeight w:val="563"/>
        </w:trPr>
        <w:tc>
          <w:tcPr>
            <w:tcW w:w="1795" w:type="dxa"/>
          </w:tcPr>
          <w:p w14:paraId="164453DC" w14:textId="28B821FB" w:rsidR="00B173FD" w:rsidRPr="00B173FD" w:rsidRDefault="00B173FD" w:rsidP="00D429C8">
            <w:pPr>
              <w:pStyle w:val="Quote"/>
            </w:pPr>
            <w:r w:rsidRPr="00B173FD">
              <w:t>Marital</w:t>
            </w:r>
          </w:p>
        </w:tc>
        <w:tc>
          <w:tcPr>
            <w:tcW w:w="2160" w:type="dxa"/>
          </w:tcPr>
          <w:p w14:paraId="5651DD30" w14:textId="7B1468E4" w:rsidR="00B173FD" w:rsidRDefault="00B173FD" w:rsidP="00D429C8">
            <w:pPr>
              <w:pStyle w:val="Quote"/>
            </w:pPr>
            <w:r w:rsidRPr="00F55AFC">
              <w:t>Qualitative/Categorical</w:t>
            </w:r>
          </w:p>
        </w:tc>
        <w:tc>
          <w:tcPr>
            <w:tcW w:w="2970" w:type="dxa"/>
          </w:tcPr>
          <w:p w14:paraId="1D9F521B" w14:textId="504DBE14" w:rsidR="00B173FD" w:rsidRDefault="00B173FD" w:rsidP="00D429C8">
            <w:pPr>
              <w:pStyle w:val="Quote"/>
            </w:pPr>
            <w:r w:rsidRPr="003673CF">
              <w:t>The marital status of the customer as indicated in their sign-up information.</w:t>
            </w:r>
          </w:p>
        </w:tc>
        <w:tc>
          <w:tcPr>
            <w:tcW w:w="3965" w:type="dxa"/>
          </w:tcPr>
          <w:p w14:paraId="041D9D38" w14:textId="0A5927C4" w:rsidR="00B173FD" w:rsidRDefault="00B173FD" w:rsidP="00D429C8">
            <w:pPr>
              <w:pStyle w:val="Quote"/>
            </w:pPr>
            <w:r w:rsidRPr="002E2EC7">
              <w:t>"Widowed" "Married" "Widowed" "Married" ...</w:t>
            </w:r>
          </w:p>
        </w:tc>
      </w:tr>
      <w:tr w:rsidR="00B173FD" w14:paraId="4DE5FD0A" w14:textId="77777777" w:rsidTr="006E3155">
        <w:trPr>
          <w:trHeight w:val="563"/>
        </w:trPr>
        <w:tc>
          <w:tcPr>
            <w:tcW w:w="1795" w:type="dxa"/>
          </w:tcPr>
          <w:p w14:paraId="780F7967" w14:textId="3AFC694F" w:rsidR="00B173FD" w:rsidRPr="00B173FD" w:rsidRDefault="00B173FD" w:rsidP="00D429C8">
            <w:pPr>
              <w:pStyle w:val="Quote"/>
            </w:pPr>
            <w:r w:rsidRPr="00B173FD">
              <w:t>Gender</w:t>
            </w:r>
          </w:p>
        </w:tc>
        <w:tc>
          <w:tcPr>
            <w:tcW w:w="2160" w:type="dxa"/>
          </w:tcPr>
          <w:p w14:paraId="04B15018" w14:textId="5908E624" w:rsidR="00B173FD" w:rsidRDefault="00B173FD" w:rsidP="00D429C8">
            <w:pPr>
              <w:pStyle w:val="Quote"/>
            </w:pPr>
            <w:r w:rsidRPr="00F55AFC">
              <w:t>Qualitative/Categorical</w:t>
            </w:r>
          </w:p>
        </w:tc>
        <w:tc>
          <w:tcPr>
            <w:tcW w:w="2970" w:type="dxa"/>
          </w:tcPr>
          <w:p w14:paraId="215A5CF2" w14:textId="5181F74E" w:rsidR="00B173FD" w:rsidRDefault="00B173FD" w:rsidP="00D429C8">
            <w:pPr>
              <w:pStyle w:val="Quote"/>
            </w:pPr>
            <w:r w:rsidRPr="003673CF">
              <w:t>The self-identified gender of the customer, categorized as male, female, or nonbinary, based on sign-up details.</w:t>
            </w:r>
          </w:p>
        </w:tc>
        <w:tc>
          <w:tcPr>
            <w:tcW w:w="3965" w:type="dxa"/>
          </w:tcPr>
          <w:p w14:paraId="22AC7A8B" w14:textId="19574E77" w:rsidR="00B173FD" w:rsidRDefault="00B173FD" w:rsidP="00D429C8">
            <w:pPr>
              <w:pStyle w:val="Quote"/>
            </w:pPr>
            <w:r w:rsidRPr="002E2EC7">
              <w:t>"Male" "Female" "Female" "Male" ...</w:t>
            </w:r>
          </w:p>
        </w:tc>
      </w:tr>
      <w:tr w:rsidR="00B173FD" w14:paraId="0B7CE20D" w14:textId="77777777" w:rsidTr="006E3155">
        <w:trPr>
          <w:trHeight w:val="563"/>
        </w:trPr>
        <w:tc>
          <w:tcPr>
            <w:tcW w:w="1795" w:type="dxa"/>
          </w:tcPr>
          <w:p w14:paraId="0269ECBE" w14:textId="0060CE59" w:rsidR="00B173FD" w:rsidRPr="00B173FD" w:rsidRDefault="00B173FD" w:rsidP="00D429C8">
            <w:pPr>
              <w:pStyle w:val="Quote"/>
            </w:pPr>
            <w:r w:rsidRPr="00B173FD">
              <w:t>Churn</w:t>
            </w:r>
          </w:p>
        </w:tc>
        <w:tc>
          <w:tcPr>
            <w:tcW w:w="2160" w:type="dxa"/>
          </w:tcPr>
          <w:p w14:paraId="34ABE9D9" w14:textId="4571E1E6" w:rsidR="00B173FD" w:rsidRDefault="00B173FD" w:rsidP="00D429C8">
            <w:pPr>
              <w:pStyle w:val="Quote"/>
            </w:pPr>
            <w:r w:rsidRPr="00F55AFC">
              <w:t>Qualitative/Categorical</w:t>
            </w:r>
          </w:p>
        </w:tc>
        <w:tc>
          <w:tcPr>
            <w:tcW w:w="2970" w:type="dxa"/>
          </w:tcPr>
          <w:p w14:paraId="423705D9" w14:textId="01F956B6" w:rsidR="00B173FD" w:rsidRDefault="00B173FD" w:rsidP="00D429C8">
            <w:pPr>
              <w:pStyle w:val="Quote"/>
            </w:pPr>
            <w:r w:rsidRPr="003673CF">
              <w:t>Using Yes or No Indicates whether the customer terminated service in the past month</w:t>
            </w:r>
          </w:p>
        </w:tc>
        <w:tc>
          <w:tcPr>
            <w:tcW w:w="3965" w:type="dxa"/>
          </w:tcPr>
          <w:p w14:paraId="53E82268" w14:textId="4569F0EA" w:rsidR="00B173FD" w:rsidRDefault="00B173FD" w:rsidP="00D429C8">
            <w:pPr>
              <w:pStyle w:val="Quote"/>
            </w:pPr>
            <w:r w:rsidRPr="002E2EC7">
              <w:t>"No" "Yes" "No" "No" ...</w:t>
            </w:r>
          </w:p>
        </w:tc>
      </w:tr>
      <w:tr w:rsidR="00B173FD" w14:paraId="648B181B" w14:textId="77777777" w:rsidTr="006E3155">
        <w:trPr>
          <w:trHeight w:val="563"/>
        </w:trPr>
        <w:tc>
          <w:tcPr>
            <w:tcW w:w="1795" w:type="dxa"/>
          </w:tcPr>
          <w:p w14:paraId="3F445472" w14:textId="1CD8ED39" w:rsidR="00B173FD" w:rsidRPr="00B173FD" w:rsidRDefault="00B173FD" w:rsidP="00D429C8">
            <w:pPr>
              <w:pStyle w:val="Quote"/>
            </w:pPr>
            <w:r w:rsidRPr="00B173FD">
              <w:t>Outage_sec_perweek</w:t>
            </w:r>
          </w:p>
        </w:tc>
        <w:tc>
          <w:tcPr>
            <w:tcW w:w="2160" w:type="dxa"/>
          </w:tcPr>
          <w:p w14:paraId="3B686EE8" w14:textId="3CF400D5" w:rsidR="00B173FD" w:rsidRDefault="00B173FD" w:rsidP="00D429C8">
            <w:pPr>
              <w:pStyle w:val="Quote"/>
            </w:pPr>
            <w:r w:rsidRPr="00F55AFC">
              <w:t>Quantitative/Numerical</w:t>
            </w:r>
          </w:p>
        </w:tc>
        <w:tc>
          <w:tcPr>
            <w:tcW w:w="2970" w:type="dxa"/>
          </w:tcPr>
          <w:p w14:paraId="30739DCA" w14:textId="558042C2" w:rsidR="00B173FD" w:rsidRDefault="00B173FD" w:rsidP="00D429C8">
            <w:pPr>
              <w:pStyle w:val="Quote"/>
            </w:pPr>
            <w:r w:rsidRPr="003673CF">
              <w:t>Average weekly downtime in seconds experienced by the customer's neighborhood</w:t>
            </w:r>
          </w:p>
        </w:tc>
        <w:tc>
          <w:tcPr>
            <w:tcW w:w="3965" w:type="dxa"/>
          </w:tcPr>
          <w:p w14:paraId="5E790A40" w14:textId="0C4C1801" w:rsidR="00B173FD" w:rsidRDefault="00B173FD" w:rsidP="00D429C8">
            <w:pPr>
              <w:pStyle w:val="Quote"/>
            </w:pPr>
            <w:r w:rsidRPr="002E2EC7">
              <w:t>6.97 12.01 10.25 15.21 8.96 ...</w:t>
            </w:r>
          </w:p>
        </w:tc>
      </w:tr>
      <w:tr w:rsidR="00B173FD" w14:paraId="7107D8C7" w14:textId="77777777" w:rsidTr="006E3155">
        <w:trPr>
          <w:trHeight w:val="563"/>
        </w:trPr>
        <w:tc>
          <w:tcPr>
            <w:tcW w:w="1795" w:type="dxa"/>
          </w:tcPr>
          <w:p w14:paraId="57871F08" w14:textId="491162B9" w:rsidR="00B173FD" w:rsidRPr="00B173FD" w:rsidRDefault="00B173FD" w:rsidP="00D429C8">
            <w:pPr>
              <w:pStyle w:val="Quote"/>
            </w:pPr>
            <w:r w:rsidRPr="00B173FD">
              <w:t>Email</w:t>
            </w:r>
          </w:p>
        </w:tc>
        <w:tc>
          <w:tcPr>
            <w:tcW w:w="2160" w:type="dxa"/>
          </w:tcPr>
          <w:p w14:paraId="75BE5822" w14:textId="77D0C1C5" w:rsidR="00B173FD" w:rsidRDefault="00B173FD" w:rsidP="00D429C8">
            <w:pPr>
              <w:pStyle w:val="Quote"/>
            </w:pPr>
            <w:r w:rsidRPr="00F55AFC">
              <w:t>Quantitative/Numerical</w:t>
            </w:r>
          </w:p>
        </w:tc>
        <w:tc>
          <w:tcPr>
            <w:tcW w:w="2970" w:type="dxa"/>
          </w:tcPr>
          <w:p w14:paraId="22481594" w14:textId="348DE0A0" w:rsidR="00B173FD" w:rsidRDefault="00B173FD" w:rsidP="00D429C8">
            <w:pPr>
              <w:pStyle w:val="Quote"/>
            </w:pPr>
            <w:r w:rsidRPr="003673CF">
              <w:t>Total number of emails sent to the customer within the last year this includes marketing and correspondence</w:t>
            </w:r>
          </w:p>
        </w:tc>
        <w:tc>
          <w:tcPr>
            <w:tcW w:w="3965" w:type="dxa"/>
          </w:tcPr>
          <w:p w14:paraId="427080BE" w14:textId="5E418D6B" w:rsidR="00B173FD" w:rsidRDefault="00B173FD" w:rsidP="00D429C8">
            <w:pPr>
              <w:pStyle w:val="Quote"/>
            </w:pPr>
            <w:r w:rsidRPr="002E2EC7">
              <w:t>10 12 9 15 16 15 10 16 20 18 ...</w:t>
            </w:r>
          </w:p>
        </w:tc>
      </w:tr>
      <w:tr w:rsidR="00B173FD" w14:paraId="4A464911" w14:textId="77777777" w:rsidTr="006E3155">
        <w:trPr>
          <w:trHeight w:val="563"/>
        </w:trPr>
        <w:tc>
          <w:tcPr>
            <w:tcW w:w="1795" w:type="dxa"/>
          </w:tcPr>
          <w:p w14:paraId="0A856D6B" w14:textId="3B053237" w:rsidR="00B173FD" w:rsidRPr="00B173FD" w:rsidRDefault="00B173FD" w:rsidP="00D429C8">
            <w:pPr>
              <w:pStyle w:val="Quote"/>
            </w:pPr>
            <w:r w:rsidRPr="00B173FD">
              <w:t>Contacts</w:t>
            </w:r>
          </w:p>
        </w:tc>
        <w:tc>
          <w:tcPr>
            <w:tcW w:w="2160" w:type="dxa"/>
          </w:tcPr>
          <w:p w14:paraId="3BC35366" w14:textId="1EA68CF8" w:rsidR="00B173FD" w:rsidRDefault="00B173FD" w:rsidP="00D429C8">
            <w:pPr>
              <w:pStyle w:val="Quote"/>
            </w:pPr>
            <w:r w:rsidRPr="00F55AFC">
              <w:t>Quantitative/Numerical</w:t>
            </w:r>
          </w:p>
        </w:tc>
        <w:tc>
          <w:tcPr>
            <w:tcW w:w="2970" w:type="dxa"/>
          </w:tcPr>
          <w:p w14:paraId="4F634C5E" w14:textId="41EF23EE" w:rsidR="00B173FD" w:rsidRDefault="00B173FD" w:rsidP="00D429C8">
            <w:pPr>
              <w:pStyle w:val="Quote"/>
            </w:pPr>
            <w:r w:rsidRPr="003673CF">
              <w:t>The number of times customer has called technical support</w:t>
            </w:r>
          </w:p>
        </w:tc>
        <w:tc>
          <w:tcPr>
            <w:tcW w:w="3965" w:type="dxa"/>
          </w:tcPr>
          <w:p w14:paraId="2F758399" w14:textId="13DB1E69" w:rsidR="00B173FD" w:rsidRDefault="00B173FD" w:rsidP="00D429C8">
            <w:pPr>
              <w:pStyle w:val="Quote"/>
            </w:pPr>
            <w:r w:rsidRPr="002E2EC7">
              <w:t>0 0 0 2 2 3 0 0 2 1</w:t>
            </w:r>
          </w:p>
        </w:tc>
      </w:tr>
      <w:tr w:rsidR="00B173FD" w14:paraId="47BD9AA8" w14:textId="77777777" w:rsidTr="006E3155">
        <w:trPr>
          <w:trHeight w:val="563"/>
        </w:trPr>
        <w:tc>
          <w:tcPr>
            <w:tcW w:w="1795" w:type="dxa"/>
          </w:tcPr>
          <w:p w14:paraId="4D6832CE" w14:textId="51644E1B" w:rsidR="00B173FD" w:rsidRPr="00B173FD" w:rsidRDefault="00B173FD" w:rsidP="00D429C8">
            <w:pPr>
              <w:pStyle w:val="Quote"/>
            </w:pPr>
            <w:r w:rsidRPr="00B173FD">
              <w:t>Yearly_equip_failure</w:t>
            </w:r>
          </w:p>
        </w:tc>
        <w:tc>
          <w:tcPr>
            <w:tcW w:w="2160" w:type="dxa"/>
          </w:tcPr>
          <w:p w14:paraId="3171D484" w14:textId="767AB6DE" w:rsidR="00B173FD" w:rsidRDefault="00B173FD" w:rsidP="00D429C8">
            <w:pPr>
              <w:pStyle w:val="Quote"/>
            </w:pPr>
            <w:r w:rsidRPr="00F55AFC">
              <w:t>Quantitative/Numerical</w:t>
            </w:r>
          </w:p>
        </w:tc>
        <w:tc>
          <w:tcPr>
            <w:tcW w:w="2970" w:type="dxa"/>
          </w:tcPr>
          <w:p w14:paraId="76F290F6" w14:textId="0E423815" w:rsidR="00B173FD" w:rsidRDefault="00B173FD" w:rsidP="00D429C8">
            <w:pPr>
              <w:pStyle w:val="Quote"/>
            </w:pPr>
            <w:r w:rsidRPr="003673CF">
              <w:t>Number of equipment failures necessitating reset or replacement in the previous year</w:t>
            </w:r>
          </w:p>
        </w:tc>
        <w:tc>
          <w:tcPr>
            <w:tcW w:w="3965" w:type="dxa"/>
          </w:tcPr>
          <w:p w14:paraId="52B0125F" w14:textId="582A6222" w:rsidR="00B173FD" w:rsidRDefault="00B173FD" w:rsidP="00D429C8">
            <w:pPr>
              <w:pStyle w:val="Quote"/>
            </w:pPr>
            <w:r w:rsidRPr="002E2EC7">
              <w:t xml:space="preserve">1 1 1 0 1 1 1 0 3 0 </w:t>
            </w:r>
          </w:p>
        </w:tc>
      </w:tr>
      <w:tr w:rsidR="00B173FD" w14:paraId="59085C7D" w14:textId="77777777" w:rsidTr="006E3155">
        <w:trPr>
          <w:trHeight w:val="563"/>
        </w:trPr>
        <w:tc>
          <w:tcPr>
            <w:tcW w:w="1795" w:type="dxa"/>
          </w:tcPr>
          <w:p w14:paraId="627BA36F" w14:textId="101551C1" w:rsidR="00B173FD" w:rsidRPr="00B173FD" w:rsidRDefault="00B173FD" w:rsidP="00D429C8">
            <w:pPr>
              <w:pStyle w:val="Quote"/>
            </w:pPr>
            <w:r w:rsidRPr="00B173FD">
              <w:lastRenderedPageBreak/>
              <w:t>Techie</w:t>
            </w:r>
          </w:p>
        </w:tc>
        <w:tc>
          <w:tcPr>
            <w:tcW w:w="2160" w:type="dxa"/>
          </w:tcPr>
          <w:p w14:paraId="3C39C54C" w14:textId="5CC66C5D" w:rsidR="00B173FD" w:rsidRDefault="00B173FD" w:rsidP="00D429C8">
            <w:pPr>
              <w:pStyle w:val="Quote"/>
            </w:pPr>
            <w:r w:rsidRPr="00F55AFC">
              <w:t>Qualitative/Categorical</w:t>
            </w:r>
          </w:p>
        </w:tc>
        <w:tc>
          <w:tcPr>
            <w:tcW w:w="2970" w:type="dxa"/>
          </w:tcPr>
          <w:p w14:paraId="0F52C4A3" w14:textId="1D6E3035" w:rsidR="00B173FD" w:rsidRDefault="00B173FD" w:rsidP="00D429C8">
            <w:pPr>
              <w:pStyle w:val="Quote"/>
            </w:pPr>
            <w:r w:rsidRPr="003673CF">
              <w:t xml:space="preserve">Using Yes or No Reflects whether the customer identifies as technically inclined, based on initial questionnaire responses </w:t>
            </w:r>
          </w:p>
        </w:tc>
        <w:tc>
          <w:tcPr>
            <w:tcW w:w="3965" w:type="dxa"/>
          </w:tcPr>
          <w:p w14:paraId="754E5463" w14:textId="74C582CF" w:rsidR="00B173FD" w:rsidRDefault="00B173FD" w:rsidP="00D429C8">
            <w:pPr>
              <w:pStyle w:val="Quote"/>
            </w:pPr>
            <w:r w:rsidRPr="002E2EC7">
              <w:t xml:space="preserve">"No" "Yes" "Yes" "Yes" </w:t>
            </w:r>
          </w:p>
        </w:tc>
      </w:tr>
      <w:tr w:rsidR="00B173FD" w14:paraId="14B945CA" w14:textId="77777777" w:rsidTr="006E3155">
        <w:trPr>
          <w:trHeight w:val="563"/>
        </w:trPr>
        <w:tc>
          <w:tcPr>
            <w:tcW w:w="1795" w:type="dxa"/>
          </w:tcPr>
          <w:p w14:paraId="722CCBA6" w14:textId="1CEE1AD4" w:rsidR="00B173FD" w:rsidRPr="00B173FD" w:rsidRDefault="00B173FD" w:rsidP="00D429C8">
            <w:pPr>
              <w:pStyle w:val="Quote"/>
            </w:pPr>
            <w:r w:rsidRPr="00B173FD">
              <w:t>Contract</w:t>
            </w:r>
          </w:p>
        </w:tc>
        <w:tc>
          <w:tcPr>
            <w:tcW w:w="2160" w:type="dxa"/>
          </w:tcPr>
          <w:p w14:paraId="3B8D910C" w14:textId="43382698" w:rsidR="00B173FD" w:rsidRDefault="00B173FD" w:rsidP="00D429C8">
            <w:pPr>
              <w:pStyle w:val="Quote"/>
            </w:pPr>
            <w:r w:rsidRPr="00F55AFC">
              <w:t>Qualitative/Categorical</w:t>
            </w:r>
          </w:p>
        </w:tc>
        <w:tc>
          <w:tcPr>
            <w:tcW w:w="2970" w:type="dxa"/>
          </w:tcPr>
          <w:p w14:paraId="41024902" w14:textId="273C2C09" w:rsidR="00B173FD" w:rsidRDefault="00B173FD" w:rsidP="00D429C8">
            <w:pPr>
              <w:pStyle w:val="Quote"/>
            </w:pPr>
            <w:r w:rsidRPr="003673CF">
              <w:t>Specifies the duration of the customer's contract (month-to-month, one year, two years)</w:t>
            </w:r>
          </w:p>
        </w:tc>
        <w:tc>
          <w:tcPr>
            <w:tcW w:w="3965" w:type="dxa"/>
          </w:tcPr>
          <w:p w14:paraId="0FB7AECA" w14:textId="46971EF7" w:rsidR="00B173FD" w:rsidRDefault="00B173FD" w:rsidP="00D429C8">
            <w:pPr>
              <w:pStyle w:val="Quote"/>
            </w:pPr>
            <w:r w:rsidRPr="002E2EC7">
              <w:t xml:space="preserve">"One year" "Month-to-month" "Two Year" "Two Year" </w:t>
            </w:r>
          </w:p>
        </w:tc>
      </w:tr>
      <w:tr w:rsidR="00B173FD" w14:paraId="4190FF51" w14:textId="77777777" w:rsidTr="006E3155">
        <w:trPr>
          <w:trHeight w:val="563"/>
        </w:trPr>
        <w:tc>
          <w:tcPr>
            <w:tcW w:w="1795" w:type="dxa"/>
          </w:tcPr>
          <w:p w14:paraId="4AF9E00C" w14:textId="3AF83089" w:rsidR="00B173FD" w:rsidRPr="00B173FD" w:rsidRDefault="00B173FD" w:rsidP="00D429C8">
            <w:pPr>
              <w:pStyle w:val="Quote"/>
            </w:pPr>
            <w:r w:rsidRPr="00B173FD">
              <w:t>Port_modem</w:t>
            </w:r>
          </w:p>
        </w:tc>
        <w:tc>
          <w:tcPr>
            <w:tcW w:w="2160" w:type="dxa"/>
          </w:tcPr>
          <w:p w14:paraId="6F150AFE" w14:textId="5C2D63E4" w:rsidR="00B173FD" w:rsidRDefault="00B173FD" w:rsidP="00D429C8">
            <w:pPr>
              <w:pStyle w:val="Quote"/>
            </w:pPr>
            <w:r w:rsidRPr="00F55AFC">
              <w:t>Qualitative/Categorical</w:t>
            </w:r>
          </w:p>
        </w:tc>
        <w:tc>
          <w:tcPr>
            <w:tcW w:w="2970" w:type="dxa"/>
          </w:tcPr>
          <w:p w14:paraId="15539BED" w14:textId="4A721363" w:rsidR="00B173FD" w:rsidRDefault="00B173FD" w:rsidP="00D429C8">
            <w:pPr>
              <w:pStyle w:val="Quote"/>
            </w:pPr>
            <w:r w:rsidRPr="003673CF">
              <w:t>Indicates whether the customer possesses a portable modem (yes, no)</w:t>
            </w:r>
          </w:p>
        </w:tc>
        <w:tc>
          <w:tcPr>
            <w:tcW w:w="3965" w:type="dxa"/>
          </w:tcPr>
          <w:p w14:paraId="43918B12" w14:textId="5E993752" w:rsidR="00B173FD" w:rsidRDefault="00B173FD" w:rsidP="00D429C8">
            <w:pPr>
              <w:pStyle w:val="Quote"/>
            </w:pPr>
            <w:r w:rsidRPr="002E2EC7">
              <w:t xml:space="preserve">"Yes" "No" "Yes" "No" </w:t>
            </w:r>
          </w:p>
        </w:tc>
      </w:tr>
      <w:tr w:rsidR="00B173FD" w14:paraId="2AC82568" w14:textId="77777777" w:rsidTr="006E3155">
        <w:trPr>
          <w:trHeight w:val="563"/>
        </w:trPr>
        <w:tc>
          <w:tcPr>
            <w:tcW w:w="1795" w:type="dxa"/>
          </w:tcPr>
          <w:p w14:paraId="699F85BD" w14:textId="5E6AC685" w:rsidR="00B173FD" w:rsidRPr="00B173FD" w:rsidRDefault="00B173FD" w:rsidP="00D429C8">
            <w:pPr>
              <w:pStyle w:val="Quote"/>
            </w:pPr>
            <w:r w:rsidRPr="00B173FD">
              <w:t>Tablet</w:t>
            </w:r>
          </w:p>
        </w:tc>
        <w:tc>
          <w:tcPr>
            <w:tcW w:w="2160" w:type="dxa"/>
          </w:tcPr>
          <w:p w14:paraId="27DA85BE" w14:textId="545E1764" w:rsidR="00B173FD" w:rsidRDefault="00B173FD" w:rsidP="00D429C8">
            <w:pPr>
              <w:pStyle w:val="Quote"/>
            </w:pPr>
            <w:r w:rsidRPr="00F55AFC">
              <w:t>Qualitative/Categorical</w:t>
            </w:r>
          </w:p>
        </w:tc>
        <w:tc>
          <w:tcPr>
            <w:tcW w:w="2970" w:type="dxa"/>
          </w:tcPr>
          <w:p w14:paraId="05499AF3" w14:textId="155E86B2" w:rsidR="00B173FD" w:rsidRDefault="00B173FD" w:rsidP="00D429C8">
            <w:pPr>
              <w:pStyle w:val="Quote"/>
            </w:pPr>
            <w:r w:rsidRPr="003673CF">
              <w:t>Indicates ownership of a tablet device (yes, no)</w:t>
            </w:r>
          </w:p>
        </w:tc>
        <w:tc>
          <w:tcPr>
            <w:tcW w:w="3965" w:type="dxa"/>
          </w:tcPr>
          <w:p w14:paraId="73CA1658" w14:textId="5C2CA50F" w:rsidR="00B173FD" w:rsidRDefault="00B173FD" w:rsidP="00D429C8">
            <w:pPr>
              <w:pStyle w:val="Quote"/>
            </w:pPr>
            <w:r w:rsidRPr="002E2EC7">
              <w:t xml:space="preserve">"Yes" "No" "Yes" "No" </w:t>
            </w:r>
          </w:p>
        </w:tc>
      </w:tr>
      <w:tr w:rsidR="00B173FD" w14:paraId="7FFD2C0F" w14:textId="77777777" w:rsidTr="006E3155">
        <w:trPr>
          <w:trHeight w:val="563"/>
        </w:trPr>
        <w:tc>
          <w:tcPr>
            <w:tcW w:w="1795" w:type="dxa"/>
          </w:tcPr>
          <w:p w14:paraId="7F041E6B" w14:textId="414EB27C" w:rsidR="00B173FD" w:rsidRPr="00B173FD" w:rsidRDefault="00B173FD" w:rsidP="00D429C8">
            <w:pPr>
              <w:pStyle w:val="Quote"/>
            </w:pPr>
            <w:r w:rsidRPr="00B173FD">
              <w:t>InternetService</w:t>
            </w:r>
          </w:p>
        </w:tc>
        <w:tc>
          <w:tcPr>
            <w:tcW w:w="2160" w:type="dxa"/>
          </w:tcPr>
          <w:p w14:paraId="5C0FFE48" w14:textId="38B430F1" w:rsidR="00B173FD" w:rsidRDefault="00B173FD" w:rsidP="00D429C8">
            <w:pPr>
              <w:pStyle w:val="Quote"/>
            </w:pPr>
            <w:r w:rsidRPr="00F55AFC">
              <w:t>Qualitative/Categorical</w:t>
            </w:r>
          </w:p>
        </w:tc>
        <w:tc>
          <w:tcPr>
            <w:tcW w:w="2970" w:type="dxa"/>
          </w:tcPr>
          <w:p w14:paraId="6C9B0378" w14:textId="66622A50" w:rsidR="00B173FD" w:rsidRDefault="00B173FD" w:rsidP="00D429C8">
            <w:pPr>
              <w:pStyle w:val="Quote"/>
            </w:pPr>
            <w:r w:rsidRPr="003673CF">
              <w:t>Identifies the customer's internet service provider (DSL, fiber optic, None)</w:t>
            </w:r>
          </w:p>
        </w:tc>
        <w:tc>
          <w:tcPr>
            <w:tcW w:w="3965" w:type="dxa"/>
          </w:tcPr>
          <w:p w14:paraId="11E10157" w14:textId="73CD39EC" w:rsidR="00B173FD" w:rsidRDefault="00B173FD" w:rsidP="00D429C8">
            <w:pPr>
              <w:pStyle w:val="Quote"/>
            </w:pPr>
            <w:r w:rsidRPr="002E2EC7">
              <w:t xml:space="preserve">"Fiber Optic" "Fiber Optic" "DSL" "DSL" </w:t>
            </w:r>
          </w:p>
        </w:tc>
      </w:tr>
      <w:tr w:rsidR="00B173FD" w14:paraId="14D31AB1" w14:textId="77777777" w:rsidTr="006E3155">
        <w:trPr>
          <w:trHeight w:val="563"/>
        </w:trPr>
        <w:tc>
          <w:tcPr>
            <w:tcW w:w="1795" w:type="dxa"/>
          </w:tcPr>
          <w:p w14:paraId="2F97A024" w14:textId="0322148B" w:rsidR="00B173FD" w:rsidRPr="00B173FD" w:rsidRDefault="00B173FD" w:rsidP="00D429C8">
            <w:pPr>
              <w:pStyle w:val="Quote"/>
            </w:pPr>
            <w:r w:rsidRPr="00B173FD">
              <w:t>Phone</w:t>
            </w:r>
          </w:p>
        </w:tc>
        <w:tc>
          <w:tcPr>
            <w:tcW w:w="2160" w:type="dxa"/>
          </w:tcPr>
          <w:p w14:paraId="66E74BE2" w14:textId="73C670AE" w:rsidR="00B173FD" w:rsidRDefault="00B173FD" w:rsidP="00D429C8">
            <w:pPr>
              <w:pStyle w:val="Quote"/>
            </w:pPr>
            <w:r w:rsidRPr="00F55AFC">
              <w:t>Qualitative/Categorical</w:t>
            </w:r>
          </w:p>
        </w:tc>
        <w:tc>
          <w:tcPr>
            <w:tcW w:w="2970" w:type="dxa"/>
          </w:tcPr>
          <w:p w14:paraId="52570FE4" w14:textId="5EFE1C1F" w:rsidR="00B173FD" w:rsidRDefault="00B173FD" w:rsidP="00D429C8">
            <w:pPr>
              <w:pStyle w:val="Quote"/>
            </w:pPr>
            <w:r w:rsidRPr="003673CF">
              <w:t>Informs on if the customer has a phone service</w:t>
            </w:r>
          </w:p>
        </w:tc>
        <w:tc>
          <w:tcPr>
            <w:tcW w:w="3965" w:type="dxa"/>
          </w:tcPr>
          <w:p w14:paraId="71098228" w14:textId="25E08C41" w:rsidR="00B173FD" w:rsidRDefault="00B173FD" w:rsidP="00D429C8">
            <w:pPr>
              <w:pStyle w:val="Quote"/>
            </w:pPr>
            <w:r w:rsidRPr="002E2EC7">
              <w:t xml:space="preserve">"Yes" "No" "Yes" "No" </w:t>
            </w:r>
          </w:p>
        </w:tc>
      </w:tr>
      <w:tr w:rsidR="00B173FD" w14:paraId="27C68834" w14:textId="77777777" w:rsidTr="006E3155">
        <w:trPr>
          <w:trHeight w:val="563"/>
        </w:trPr>
        <w:tc>
          <w:tcPr>
            <w:tcW w:w="1795" w:type="dxa"/>
          </w:tcPr>
          <w:p w14:paraId="06CD72C9" w14:textId="4D7AD5A3" w:rsidR="00B173FD" w:rsidRPr="00B173FD" w:rsidRDefault="00B173FD" w:rsidP="00D429C8">
            <w:pPr>
              <w:pStyle w:val="Quote"/>
            </w:pPr>
            <w:r w:rsidRPr="00B173FD">
              <w:t>Multiple</w:t>
            </w:r>
          </w:p>
        </w:tc>
        <w:tc>
          <w:tcPr>
            <w:tcW w:w="2160" w:type="dxa"/>
          </w:tcPr>
          <w:p w14:paraId="12B94A96" w14:textId="1EDDA8F7" w:rsidR="00B173FD" w:rsidRDefault="00B173FD" w:rsidP="00D429C8">
            <w:pPr>
              <w:pStyle w:val="Quote"/>
            </w:pPr>
            <w:r w:rsidRPr="00F55AFC">
              <w:t>Qualitative/Categorical</w:t>
            </w:r>
          </w:p>
        </w:tc>
        <w:tc>
          <w:tcPr>
            <w:tcW w:w="2970" w:type="dxa"/>
          </w:tcPr>
          <w:p w14:paraId="696F0D7E" w14:textId="5589C207" w:rsidR="00B173FD" w:rsidRDefault="00B173FD" w:rsidP="00D429C8">
            <w:pPr>
              <w:pStyle w:val="Quote"/>
            </w:pPr>
            <w:r w:rsidRPr="003673CF">
              <w:t>Tells you if the customer has more than one line</w:t>
            </w:r>
          </w:p>
        </w:tc>
        <w:tc>
          <w:tcPr>
            <w:tcW w:w="3965" w:type="dxa"/>
          </w:tcPr>
          <w:p w14:paraId="64659308" w14:textId="3A1E8DA2" w:rsidR="00B173FD" w:rsidRDefault="00B173FD" w:rsidP="00D429C8">
            <w:pPr>
              <w:pStyle w:val="Quote"/>
            </w:pPr>
            <w:r w:rsidRPr="002E2EC7">
              <w:t xml:space="preserve">"Yes" "No" "Yes" "No" </w:t>
            </w:r>
          </w:p>
        </w:tc>
      </w:tr>
      <w:tr w:rsidR="00B173FD" w14:paraId="7B984EB9" w14:textId="77777777" w:rsidTr="006E3155">
        <w:trPr>
          <w:trHeight w:val="563"/>
        </w:trPr>
        <w:tc>
          <w:tcPr>
            <w:tcW w:w="1795" w:type="dxa"/>
          </w:tcPr>
          <w:p w14:paraId="4CF4BA49" w14:textId="7C62B072" w:rsidR="00B173FD" w:rsidRPr="00B173FD" w:rsidRDefault="00B173FD" w:rsidP="00D429C8">
            <w:pPr>
              <w:pStyle w:val="Quote"/>
            </w:pPr>
            <w:r w:rsidRPr="00B173FD">
              <w:t>OnlineSecurity</w:t>
            </w:r>
          </w:p>
        </w:tc>
        <w:tc>
          <w:tcPr>
            <w:tcW w:w="2160" w:type="dxa"/>
          </w:tcPr>
          <w:p w14:paraId="639B7010" w14:textId="38A7D8FB" w:rsidR="00B173FD" w:rsidRDefault="00B173FD" w:rsidP="00D429C8">
            <w:pPr>
              <w:pStyle w:val="Quote"/>
            </w:pPr>
            <w:r w:rsidRPr="00F55AFC">
              <w:t>Qualitative/Categorical</w:t>
            </w:r>
          </w:p>
        </w:tc>
        <w:tc>
          <w:tcPr>
            <w:tcW w:w="2970" w:type="dxa"/>
          </w:tcPr>
          <w:p w14:paraId="5D270514" w14:textId="20E56E8C" w:rsidR="00B173FD" w:rsidRDefault="00B173FD" w:rsidP="00D429C8">
            <w:pPr>
              <w:pStyle w:val="Quote"/>
            </w:pPr>
            <w:r w:rsidRPr="003673CF">
              <w:t>Does the customer have online security</w:t>
            </w:r>
          </w:p>
        </w:tc>
        <w:tc>
          <w:tcPr>
            <w:tcW w:w="3965" w:type="dxa"/>
          </w:tcPr>
          <w:p w14:paraId="3CFAC65A" w14:textId="277E2337" w:rsidR="00B173FD" w:rsidRDefault="00B173FD" w:rsidP="00D429C8">
            <w:pPr>
              <w:pStyle w:val="Quote"/>
            </w:pPr>
            <w:r w:rsidRPr="002E2EC7">
              <w:t xml:space="preserve">"Yes" "No" "Yes" "No" </w:t>
            </w:r>
          </w:p>
        </w:tc>
      </w:tr>
      <w:tr w:rsidR="00B173FD" w14:paraId="5AF687F6" w14:textId="77777777" w:rsidTr="006E3155">
        <w:trPr>
          <w:trHeight w:val="563"/>
        </w:trPr>
        <w:tc>
          <w:tcPr>
            <w:tcW w:w="1795" w:type="dxa"/>
          </w:tcPr>
          <w:p w14:paraId="76B22F84" w14:textId="7117FB46" w:rsidR="00B173FD" w:rsidRPr="00B173FD" w:rsidRDefault="00B173FD" w:rsidP="00D429C8">
            <w:pPr>
              <w:pStyle w:val="Quote"/>
            </w:pPr>
            <w:r w:rsidRPr="00B173FD">
              <w:t>OnlineBackup</w:t>
            </w:r>
          </w:p>
        </w:tc>
        <w:tc>
          <w:tcPr>
            <w:tcW w:w="2160" w:type="dxa"/>
          </w:tcPr>
          <w:p w14:paraId="2CD5CD5F" w14:textId="1A3BF971" w:rsidR="00B173FD" w:rsidRDefault="00B173FD" w:rsidP="00D429C8">
            <w:pPr>
              <w:pStyle w:val="Quote"/>
            </w:pPr>
            <w:r w:rsidRPr="00F55AFC">
              <w:t>Qualitative/Categorical</w:t>
            </w:r>
          </w:p>
        </w:tc>
        <w:tc>
          <w:tcPr>
            <w:tcW w:w="2970" w:type="dxa"/>
          </w:tcPr>
          <w:p w14:paraId="21347714" w14:textId="1CCEA8D5" w:rsidR="00B173FD" w:rsidRDefault="00B173FD" w:rsidP="00D429C8">
            <w:pPr>
              <w:pStyle w:val="Quote"/>
            </w:pPr>
            <w:r w:rsidRPr="003673CF">
              <w:t xml:space="preserve">Does the customer have online backup </w:t>
            </w:r>
          </w:p>
        </w:tc>
        <w:tc>
          <w:tcPr>
            <w:tcW w:w="3965" w:type="dxa"/>
          </w:tcPr>
          <w:p w14:paraId="74C8EB44" w14:textId="453412CE" w:rsidR="00B173FD" w:rsidRDefault="00B173FD" w:rsidP="00D429C8">
            <w:pPr>
              <w:pStyle w:val="Quote"/>
            </w:pPr>
            <w:r w:rsidRPr="002E2EC7">
              <w:t xml:space="preserve">"Yes" "No" "Yes" "No" </w:t>
            </w:r>
          </w:p>
        </w:tc>
      </w:tr>
      <w:tr w:rsidR="00B173FD" w14:paraId="0246945E" w14:textId="77777777" w:rsidTr="006E3155">
        <w:trPr>
          <w:trHeight w:val="563"/>
        </w:trPr>
        <w:tc>
          <w:tcPr>
            <w:tcW w:w="1795" w:type="dxa"/>
          </w:tcPr>
          <w:p w14:paraId="6946B212" w14:textId="400FA1FE" w:rsidR="00B173FD" w:rsidRPr="00B173FD" w:rsidRDefault="00B173FD" w:rsidP="00D429C8">
            <w:pPr>
              <w:pStyle w:val="Quote"/>
            </w:pPr>
            <w:r w:rsidRPr="00B173FD">
              <w:t>DeviceProtection</w:t>
            </w:r>
          </w:p>
        </w:tc>
        <w:tc>
          <w:tcPr>
            <w:tcW w:w="2160" w:type="dxa"/>
          </w:tcPr>
          <w:p w14:paraId="582A486F" w14:textId="09DD18E1" w:rsidR="00B173FD" w:rsidRDefault="00B173FD" w:rsidP="00D429C8">
            <w:pPr>
              <w:pStyle w:val="Quote"/>
            </w:pPr>
            <w:r w:rsidRPr="00F55AFC">
              <w:t>Qualitative/Categorical</w:t>
            </w:r>
          </w:p>
        </w:tc>
        <w:tc>
          <w:tcPr>
            <w:tcW w:w="2970" w:type="dxa"/>
          </w:tcPr>
          <w:p w14:paraId="6929B9BE" w14:textId="3F2FC128" w:rsidR="00B173FD" w:rsidRDefault="00B173FD" w:rsidP="00D429C8">
            <w:pPr>
              <w:pStyle w:val="Quote"/>
            </w:pPr>
            <w:r w:rsidRPr="003673CF">
              <w:t>Does the customer have a protection plan for the devices</w:t>
            </w:r>
          </w:p>
        </w:tc>
        <w:tc>
          <w:tcPr>
            <w:tcW w:w="3965" w:type="dxa"/>
          </w:tcPr>
          <w:p w14:paraId="00C78BB0" w14:textId="4C9466E2" w:rsidR="00B173FD" w:rsidRDefault="00B173FD" w:rsidP="00D429C8">
            <w:pPr>
              <w:pStyle w:val="Quote"/>
            </w:pPr>
            <w:r w:rsidRPr="002E2EC7">
              <w:t xml:space="preserve">"Yes" "No" "Yes" "No" </w:t>
            </w:r>
          </w:p>
        </w:tc>
      </w:tr>
      <w:tr w:rsidR="00B173FD" w14:paraId="72908953" w14:textId="77777777" w:rsidTr="006E3155">
        <w:trPr>
          <w:trHeight w:val="563"/>
        </w:trPr>
        <w:tc>
          <w:tcPr>
            <w:tcW w:w="1795" w:type="dxa"/>
          </w:tcPr>
          <w:p w14:paraId="479A7458" w14:textId="32C666F7" w:rsidR="00B173FD" w:rsidRPr="00B173FD" w:rsidRDefault="00B173FD" w:rsidP="00D429C8">
            <w:pPr>
              <w:pStyle w:val="Quote"/>
            </w:pPr>
            <w:r w:rsidRPr="00B173FD">
              <w:t>TechSupport</w:t>
            </w:r>
          </w:p>
        </w:tc>
        <w:tc>
          <w:tcPr>
            <w:tcW w:w="2160" w:type="dxa"/>
          </w:tcPr>
          <w:p w14:paraId="0B6E211C" w14:textId="02102564" w:rsidR="00B173FD" w:rsidRDefault="00B173FD" w:rsidP="00D429C8">
            <w:pPr>
              <w:pStyle w:val="Quote"/>
            </w:pPr>
            <w:r w:rsidRPr="00F55AFC">
              <w:t>Qualitative/Categorical</w:t>
            </w:r>
          </w:p>
        </w:tc>
        <w:tc>
          <w:tcPr>
            <w:tcW w:w="2970" w:type="dxa"/>
          </w:tcPr>
          <w:p w14:paraId="1AF8F5C2" w14:textId="2611E3D7" w:rsidR="00B173FD" w:rsidRDefault="00B173FD" w:rsidP="00D429C8">
            <w:pPr>
              <w:pStyle w:val="Quote"/>
            </w:pPr>
            <w:r w:rsidRPr="003673CF">
              <w:t>Does the customer have tech support added to their plan</w:t>
            </w:r>
          </w:p>
        </w:tc>
        <w:tc>
          <w:tcPr>
            <w:tcW w:w="3965" w:type="dxa"/>
          </w:tcPr>
          <w:p w14:paraId="5BF8CAFF" w14:textId="221939DC" w:rsidR="00B173FD" w:rsidRDefault="00B173FD" w:rsidP="00D429C8">
            <w:pPr>
              <w:pStyle w:val="Quote"/>
            </w:pPr>
            <w:r w:rsidRPr="002E2EC7">
              <w:t xml:space="preserve">"Yes" "No" "Yes" "No" </w:t>
            </w:r>
          </w:p>
        </w:tc>
      </w:tr>
      <w:tr w:rsidR="00B173FD" w14:paraId="5DEBCB89" w14:textId="77777777" w:rsidTr="006E3155">
        <w:trPr>
          <w:trHeight w:val="563"/>
        </w:trPr>
        <w:tc>
          <w:tcPr>
            <w:tcW w:w="1795" w:type="dxa"/>
          </w:tcPr>
          <w:p w14:paraId="0F358EB2" w14:textId="0068D578" w:rsidR="00B173FD" w:rsidRPr="00B173FD" w:rsidRDefault="00B173FD" w:rsidP="00D429C8">
            <w:pPr>
              <w:pStyle w:val="Quote"/>
            </w:pPr>
            <w:r w:rsidRPr="00B173FD">
              <w:t>StreamingTV</w:t>
            </w:r>
          </w:p>
        </w:tc>
        <w:tc>
          <w:tcPr>
            <w:tcW w:w="2160" w:type="dxa"/>
          </w:tcPr>
          <w:p w14:paraId="14AFFC83" w14:textId="407722E7" w:rsidR="00B173FD" w:rsidRDefault="00B173FD" w:rsidP="00D429C8">
            <w:pPr>
              <w:pStyle w:val="Quote"/>
            </w:pPr>
            <w:r w:rsidRPr="00F55AFC">
              <w:t>Qualitative/Categorical</w:t>
            </w:r>
          </w:p>
        </w:tc>
        <w:tc>
          <w:tcPr>
            <w:tcW w:w="2970" w:type="dxa"/>
          </w:tcPr>
          <w:p w14:paraId="3E76E9C2" w14:textId="175E6D73" w:rsidR="00B173FD" w:rsidRDefault="00B173FD" w:rsidP="00D429C8">
            <w:pPr>
              <w:pStyle w:val="Quote"/>
            </w:pPr>
            <w:r w:rsidRPr="003673CF">
              <w:t>Does the customer stream tv</w:t>
            </w:r>
          </w:p>
        </w:tc>
        <w:tc>
          <w:tcPr>
            <w:tcW w:w="3965" w:type="dxa"/>
          </w:tcPr>
          <w:p w14:paraId="72F28BD8" w14:textId="38B1F51E" w:rsidR="00B173FD" w:rsidRDefault="00B173FD" w:rsidP="00D429C8">
            <w:pPr>
              <w:pStyle w:val="Quote"/>
            </w:pPr>
            <w:r w:rsidRPr="002E2EC7">
              <w:t xml:space="preserve">"Yes" "No" "Yes" "No" </w:t>
            </w:r>
          </w:p>
        </w:tc>
      </w:tr>
      <w:tr w:rsidR="00B173FD" w14:paraId="5BE14C68" w14:textId="77777777" w:rsidTr="006E3155">
        <w:trPr>
          <w:trHeight w:val="563"/>
        </w:trPr>
        <w:tc>
          <w:tcPr>
            <w:tcW w:w="1795" w:type="dxa"/>
          </w:tcPr>
          <w:p w14:paraId="7460153F" w14:textId="50D217DD" w:rsidR="00B173FD" w:rsidRPr="00B173FD" w:rsidRDefault="00B173FD" w:rsidP="00D429C8">
            <w:pPr>
              <w:pStyle w:val="Quote"/>
            </w:pPr>
            <w:r w:rsidRPr="00B173FD">
              <w:t>StreamingMovies</w:t>
            </w:r>
          </w:p>
        </w:tc>
        <w:tc>
          <w:tcPr>
            <w:tcW w:w="2160" w:type="dxa"/>
          </w:tcPr>
          <w:p w14:paraId="251C0B92" w14:textId="3582CCE4" w:rsidR="00B173FD" w:rsidRDefault="00B173FD" w:rsidP="00D429C8">
            <w:pPr>
              <w:pStyle w:val="Quote"/>
            </w:pPr>
            <w:r w:rsidRPr="00F55AFC">
              <w:t>Qualitative/Categorical</w:t>
            </w:r>
          </w:p>
        </w:tc>
        <w:tc>
          <w:tcPr>
            <w:tcW w:w="2970" w:type="dxa"/>
          </w:tcPr>
          <w:p w14:paraId="3FF4B947" w14:textId="1C998D0D" w:rsidR="00B173FD" w:rsidRDefault="00B173FD" w:rsidP="00D429C8">
            <w:pPr>
              <w:pStyle w:val="Quote"/>
            </w:pPr>
            <w:r w:rsidRPr="003673CF">
              <w:t>Does the customer stream movies</w:t>
            </w:r>
          </w:p>
        </w:tc>
        <w:tc>
          <w:tcPr>
            <w:tcW w:w="3965" w:type="dxa"/>
          </w:tcPr>
          <w:p w14:paraId="2A74BF72" w14:textId="6793EE9E" w:rsidR="00B173FD" w:rsidRDefault="00B173FD" w:rsidP="00D429C8">
            <w:pPr>
              <w:pStyle w:val="Quote"/>
            </w:pPr>
            <w:r w:rsidRPr="002E2EC7">
              <w:t>"Yes" "No" "Yes" "No" .</w:t>
            </w:r>
          </w:p>
        </w:tc>
      </w:tr>
      <w:tr w:rsidR="00B173FD" w14:paraId="0DDDB06C" w14:textId="77777777" w:rsidTr="006E3155">
        <w:trPr>
          <w:trHeight w:val="563"/>
        </w:trPr>
        <w:tc>
          <w:tcPr>
            <w:tcW w:w="1795" w:type="dxa"/>
          </w:tcPr>
          <w:p w14:paraId="2DA8DE5F" w14:textId="26EA46C4" w:rsidR="00B173FD" w:rsidRPr="00B173FD" w:rsidRDefault="00B173FD" w:rsidP="00D429C8">
            <w:pPr>
              <w:pStyle w:val="Quote"/>
            </w:pPr>
            <w:r w:rsidRPr="00B173FD">
              <w:t>PaperlessBilling</w:t>
            </w:r>
          </w:p>
        </w:tc>
        <w:tc>
          <w:tcPr>
            <w:tcW w:w="2160" w:type="dxa"/>
          </w:tcPr>
          <w:p w14:paraId="4267B322" w14:textId="75FB108E" w:rsidR="00B173FD" w:rsidRDefault="00B173FD" w:rsidP="00D429C8">
            <w:pPr>
              <w:pStyle w:val="Quote"/>
            </w:pPr>
            <w:r w:rsidRPr="00F55AFC">
              <w:t>Qualitative/Categorical</w:t>
            </w:r>
          </w:p>
        </w:tc>
        <w:tc>
          <w:tcPr>
            <w:tcW w:w="2970" w:type="dxa"/>
          </w:tcPr>
          <w:p w14:paraId="1F500A47" w14:textId="0F404DAB" w:rsidR="00B173FD" w:rsidRDefault="00B173FD" w:rsidP="00D429C8">
            <w:pPr>
              <w:pStyle w:val="Quote"/>
            </w:pPr>
            <w:r w:rsidRPr="003673CF">
              <w:t>Does the customer have paperless billing</w:t>
            </w:r>
          </w:p>
        </w:tc>
        <w:tc>
          <w:tcPr>
            <w:tcW w:w="3965" w:type="dxa"/>
          </w:tcPr>
          <w:p w14:paraId="5CA700FC" w14:textId="3313457B" w:rsidR="00B173FD" w:rsidRDefault="00B173FD" w:rsidP="00D429C8">
            <w:pPr>
              <w:pStyle w:val="Quote"/>
            </w:pPr>
            <w:r w:rsidRPr="002E2EC7">
              <w:t xml:space="preserve">"Yes" "No" "Yes" "No" </w:t>
            </w:r>
          </w:p>
        </w:tc>
      </w:tr>
      <w:tr w:rsidR="00B173FD" w14:paraId="4BABBD06" w14:textId="77777777" w:rsidTr="006E3155">
        <w:trPr>
          <w:trHeight w:val="563"/>
        </w:trPr>
        <w:tc>
          <w:tcPr>
            <w:tcW w:w="1795" w:type="dxa"/>
          </w:tcPr>
          <w:p w14:paraId="67D1B0C8" w14:textId="4AD663A1" w:rsidR="00B173FD" w:rsidRPr="00B173FD" w:rsidRDefault="00B173FD" w:rsidP="00D429C8">
            <w:pPr>
              <w:pStyle w:val="Quote"/>
            </w:pPr>
            <w:r w:rsidRPr="00B173FD">
              <w:t>PaymentMethod</w:t>
            </w:r>
          </w:p>
        </w:tc>
        <w:tc>
          <w:tcPr>
            <w:tcW w:w="2160" w:type="dxa"/>
          </w:tcPr>
          <w:p w14:paraId="7277E4CF" w14:textId="3BB70D99" w:rsidR="00B173FD" w:rsidRDefault="00B173FD" w:rsidP="00D429C8">
            <w:pPr>
              <w:pStyle w:val="Quote"/>
            </w:pPr>
            <w:r w:rsidRPr="00F55AFC">
              <w:t>Qualitative/Categorical</w:t>
            </w:r>
          </w:p>
        </w:tc>
        <w:tc>
          <w:tcPr>
            <w:tcW w:w="2970" w:type="dxa"/>
          </w:tcPr>
          <w:p w14:paraId="7C91D893" w14:textId="2311FDEA" w:rsidR="00B173FD" w:rsidRDefault="00B173FD" w:rsidP="00D429C8">
            <w:pPr>
              <w:pStyle w:val="Quote"/>
            </w:pPr>
            <w:r w:rsidRPr="003673CF">
              <w:t>Payment method used by the customer</w:t>
            </w:r>
          </w:p>
        </w:tc>
        <w:tc>
          <w:tcPr>
            <w:tcW w:w="3965" w:type="dxa"/>
          </w:tcPr>
          <w:p w14:paraId="022E7784" w14:textId="2588038E" w:rsidR="00B173FD" w:rsidRDefault="00B173FD" w:rsidP="00D429C8">
            <w:pPr>
              <w:pStyle w:val="Quote"/>
            </w:pPr>
            <w:r w:rsidRPr="002E2EC7">
              <w:t xml:space="preserve">"Credit Card (automatic)" "Bank Transfer(automatic)" "Credit Card (automatic)" "Mailed Check" </w:t>
            </w:r>
          </w:p>
        </w:tc>
      </w:tr>
      <w:tr w:rsidR="00B173FD" w14:paraId="13DC619F" w14:textId="77777777" w:rsidTr="006E3155">
        <w:trPr>
          <w:trHeight w:val="563"/>
        </w:trPr>
        <w:tc>
          <w:tcPr>
            <w:tcW w:w="1795" w:type="dxa"/>
          </w:tcPr>
          <w:p w14:paraId="49BBCEDB" w14:textId="1DB8F440" w:rsidR="00B173FD" w:rsidRPr="00B173FD" w:rsidRDefault="00B173FD" w:rsidP="00D429C8">
            <w:pPr>
              <w:pStyle w:val="Quote"/>
            </w:pPr>
            <w:r w:rsidRPr="00B173FD">
              <w:t>Tenure</w:t>
            </w:r>
          </w:p>
        </w:tc>
        <w:tc>
          <w:tcPr>
            <w:tcW w:w="2160" w:type="dxa"/>
          </w:tcPr>
          <w:p w14:paraId="44FB8CDD" w14:textId="789183B7" w:rsidR="00B173FD" w:rsidRDefault="00B173FD" w:rsidP="00D429C8">
            <w:pPr>
              <w:pStyle w:val="Quote"/>
            </w:pPr>
            <w:r w:rsidRPr="00F55AFC">
              <w:t>Quantitative/Numerical</w:t>
            </w:r>
          </w:p>
        </w:tc>
        <w:tc>
          <w:tcPr>
            <w:tcW w:w="2970" w:type="dxa"/>
          </w:tcPr>
          <w:p w14:paraId="0157C3F2" w14:textId="0446B9DA" w:rsidR="00B173FD" w:rsidRDefault="00B173FD" w:rsidP="00D429C8">
            <w:pPr>
              <w:pStyle w:val="Quote"/>
            </w:pPr>
            <w:r w:rsidRPr="003673CF">
              <w:t xml:space="preserve">Number of months the customer has had service </w:t>
            </w:r>
          </w:p>
        </w:tc>
        <w:tc>
          <w:tcPr>
            <w:tcW w:w="3965" w:type="dxa"/>
          </w:tcPr>
          <w:p w14:paraId="1F04BD3C" w14:textId="6740369F" w:rsidR="00B173FD" w:rsidRDefault="00B173FD" w:rsidP="00D429C8">
            <w:pPr>
              <w:pStyle w:val="Quote"/>
            </w:pPr>
            <w:r w:rsidRPr="002E2EC7">
              <w:t>6.8 1.16 15.75 17.09 1.67 ...</w:t>
            </w:r>
          </w:p>
        </w:tc>
      </w:tr>
      <w:tr w:rsidR="00B173FD" w14:paraId="419B4C78" w14:textId="77777777" w:rsidTr="006E3155">
        <w:trPr>
          <w:trHeight w:val="563"/>
        </w:trPr>
        <w:tc>
          <w:tcPr>
            <w:tcW w:w="1795" w:type="dxa"/>
          </w:tcPr>
          <w:p w14:paraId="64D1AFE4" w14:textId="5B7F1024" w:rsidR="00B173FD" w:rsidRPr="00B173FD" w:rsidRDefault="00B173FD" w:rsidP="00D429C8">
            <w:pPr>
              <w:pStyle w:val="Quote"/>
            </w:pPr>
            <w:r w:rsidRPr="00B173FD">
              <w:t>MonthlyCharge</w:t>
            </w:r>
          </w:p>
        </w:tc>
        <w:tc>
          <w:tcPr>
            <w:tcW w:w="2160" w:type="dxa"/>
          </w:tcPr>
          <w:p w14:paraId="5B55B629" w14:textId="0176FB38" w:rsidR="00B173FD" w:rsidRDefault="00B173FD" w:rsidP="00D429C8">
            <w:pPr>
              <w:pStyle w:val="Quote"/>
            </w:pPr>
            <w:r w:rsidRPr="00F55AFC">
              <w:t>Quantitative/Numerical</w:t>
            </w:r>
          </w:p>
        </w:tc>
        <w:tc>
          <w:tcPr>
            <w:tcW w:w="2970" w:type="dxa"/>
          </w:tcPr>
          <w:p w14:paraId="023A3829" w14:textId="28548A62" w:rsidR="00B173FD" w:rsidRDefault="00B173FD" w:rsidP="00D429C8">
            <w:pPr>
              <w:pStyle w:val="Quote"/>
            </w:pPr>
            <w:r w:rsidRPr="003673CF">
              <w:t>Customer’s monthly bill</w:t>
            </w:r>
          </w:p>
        </w:tc>
        <w:tc>
          <w:tcPr>
            <w:tcW w:w="3965" w:type="dxa"/>
          </w:tcPr>
          <w:p w14:paraId="0E893AA4" w14:textId="257C4CF4" w:rsidR="00B173FD" w:rsidRDefault="00B173FD" w:rsidP="00D429C8">
            <w:pPr>
              <w:pStyle w:val="Quote"/>
            </w:pPr>
            <w:r w:rsidRPr="002E2EC7">
              <w:t>171 243 159 120 151 ...</w:t>
            </w:r>
          </w:p>
        </w:tc>
      </w:tr>
      <w:tr w:rsidR="00B173FD" w14:paraId="5F1C8493" w14:textId="77777777" w:rsidTr="006E3155">
        <w:trPr>
          <w:trHeight w:val="563"/>
        </w:trPr>
        <w:tc>
          <w:tcPr>
            <w:tcW w:w="1795" w:type="dxa"/>
          </w:tcPr>
          <w:p w14:paraId="34DE0CF7" w14:textId="349B2D90" w:rsidR="00B173FD" w:rsidRPr="00B173FD" w:rsidRDefault="00B173FD" w:rsidP="00D429C8">
            <w:pPr>
              <w:pStyle w:val="Quote"/>
            </w:pPr>
            <w:r w:rsidRPr="00B173FD">
              <w:t>Bandwidth_GB_Year</w:t>
            </w:r>
          </w:p>
        </w:tc>
        <w:tc>
          <w:tcPr>
            <w:tcW w:w="2160" w:type="dxa"/>
          </w:tcPr>
          <w:p w14:paraId="45A43CF1" w14:textId="4C905102" w:rsidR="00B173FD" w:rsidRDefault="00B173FD" w:rsidP="00D429C8">
            <w:pPr>
              <w:pStyle w:val="Quote"/>
            </w:pPr>
            <w:r w:rsidRPr="00F55AFC">
              <w:t>Quantitative/Numerical</w:t>
            </w:r>
          </w:p>
        </w:tc>
        <w:tc>
          <w:tcPr>
            <w:tcW w:w="2970" w:type="dxa"/>
          </w:tcPr>
          <w:p w14:paraId="48C2C1E4" w14:textId="4E4D8F31" w:rsidR="00B173FD" w:rsidRDefault="00B173FD" w:rsidP="00D429C8">
            <w:pPr>
              <w:pStyle w:val="Quote"/>
            </w:pPr>
            <w:r w:rsidRPr="003673CF">
              <w:t>Avg yearly use of data</w:t>
            </w:r>
          </w:p>
        </w:tc>
        <w:tc>
          <w:tcPr>
            <w:tcW w:w="3965" w:type="dxa"/>
          </w:tcPr>
          <w:p w14:paraId="72952795" w14:textId="2CA0E24A" w:rsidR="00B173FD" w:rsidRDefault="00B173FD" w:rsidP="00D429C8">
            <w:pPr>
              <w:pStyle w:val="Quote"/>
            </w:pPr>
            <w:r w:rsidRPr="002E2EC7">
              <w:t>905 801 2055 2165 271 ...</w:t>
            </w:r>
          </w:p>
        </w:tc>
      </w:tr>
      <w:tr w:rsidR="00B173FD" w14:paraId="5683A820" w14:textId="77777777" w:rsidTr="006E3155">
        <w:trPr>
          <w:trHeight w:val="563"/>
        </w:trPr>
        <w:tc>
          <w:tcPr>
            <w:tcW w:w="1795" w:type="dxa"/>
          </w:tcPr>
          <w:p w14:paraId="4B9D6584" w14:textId="402FCA26" w:rsidR="00B173FD" w:rsidRPr="00B173FD" w:rsidRDefault="00B173FD" w:rsidP="00D429C8">
            <w:pPr>
              <w:pStyle w:val="Quote"/>
            </w:pPr>
            <w:r w:rsidRPr="00B173FD">
              <w:lastRenderedPageBreak/>
              <w:t>Item1</w:t>
            </w:r>
          </w:p>
        </w:tc>
        <w:tc>
          <w:tcPr>
            <w:tcW w:w="2160" w:type="dxa"/>
          </w:tcPr>
          <w:p w14:paraId="704C5543" w14:textId="5780A65F" w:rsidR="00B173FD" w:rsidRDefault="00B173FD" w:rsidP="00D429C8">
            <w:pPr>
              <w:pStyle w:val="Quote"/>
            </w:pPr>
            <w:r w:rsidRPr="00F55AFC">
              <w:t>Qualitative/Categorical</w:t>
            </w:r>
          </w:p>
        </w:tc>
        <w:tc>
          <w:tcPr>
            <w:tcW w:w="2970" w:type="dxa"/>
          </w:tcPr>
          <w:p w14:paraId="3B6FE327" w14:textId="0236B465" w:rsidR="00B173FD" w:rsidRDefault="00B173FD" w:rsidP="00D429C8">
            <w:pPr>
              <w:pStyle w:val="Quote"/>
            </w:pPr>
            <w:r w:rsidRPr="003673CF">
              <w:t>The rated provided by customers on a scale of 1 to 8 for Timely response</w:t>
            </w:r>
          </w:p>
        </w:tc>
        <w:tc>
          <w:tcPr>
            <w:tcW w:w="3965" w:type="dxa"/>
          </w:tcPr>
          <w:p w14:paraId="4E6A13BA" w14:textId="33160CD2" w:rsidR="00B173FD" w:rsidRDefault="00B173FD" w:rsidP="00D429C8">
            <w:pPr>
              <w:pStyle w:val="Quote"/>
            </w:pPr>
            <w:r w:rsidRPr="002E2EC7">
              <w:t>5 3 4 4 4 3 6 2 5 2 ...</w:t>
            </w:r>
          </w:p>
        </w:tc>
      </w:tr>
      <w:tr w:rsidR="00B173FD" w14:paraId="06E6FF03" w14:textId="77777777" w:rsidTr="006E3155">
        <w:trPr>
          <w:trHeight w:val="563"/>
        </w:trPr>
        <w:tc>
          <w:tcPr>
            <w:tcW w:w="1795" w:type="dxa"/>
          </w:tcPr>
          <w:p w14:paraId="70877D93" w14:textId="046AEFAC" w:rsidR="00B173FD" w:rsidRPr="00B173FD" w:rsidRDefault="00B173FD" w:rsidP="00D429C8">
            <w:pPr>
              <w:pStyle w:val="Quote"/>
            </w:pPr>
            <w:r w:rsidRPr="00B173FD">
              <w:t>Item2</w:t>
            </w:r>
          </w:p>
        </w:tc>
        <w:tc>
          <w:tcPr>
            <w:tcW w:w="2160" w:type="dxa"/>
          </w:tcPr>
          <w:p w14:paraId="18E9527C" w14:textId="7D7B7E59" w:rsidR="00B173FD" w:rsidRDefault="00B173FD" w:rsidP="00D429C8">
            <w:pPr>
              <w:pStyle w:val="Quote"/>
            </w:pPr>
            <w:r w:rsidRPr="00F55AFC">
              <w:t>Qualitative/Categorical</w:t>
            </w:r>
          </w:p>
        </w:tc>
        <w:tc>
          <w:tcPr>
            <w:tcW w:w="2970" w:type="dxa"/>
          </w:tcPr>
          <w:p w14:paraId="4A0E300B" w14:textId="037D61C5" w:rsidR="00B173FD" w:rsidRDefault="00B173FD" w:rsidP="00D429C8">
            <w:pPr>
              <w:pStyle w:val="Quote"/>
            </w:pPr>
            <w:r w:rsidRPr="003673CF">
              <w:t>The rated provided by customers on a scale of 1 to 8 for Timely fixes</w:t>
            </w:r>
          </w:p>
        </w:tc>
        <w:tc>
          <w:tcPr>
            <w:tcW w:w="3965" w:type="dxa"/>
          </w:tcPr>
          <w:p w14:paraId="1D55FD66" w14:textId="6FF6A941" w:rsidR="00B173FD" w:rsidRDefault="00B173FD" w:rsidP="00D429C8">
            <w:pPr>
              <w:pStyle w:val="Quote"/>
            </w:pPr>
            <w:r w:rsidRPr="002E2EC7">
              <w:t>5 3 4 4 4 3 6 2 5 2 ...</w:t>
            </w:r>
          </w:p>
        </w:tc>
      </w:tr>
      <w:tr w:rsidR="00B173FD" w14:paraId="0FE8B9BA" w14:textId="77777777" w:rsidTr="006E3155">
        <w:trPr>
          <w:trHeight w:val="563"/>
        </w:trPr>
        <w:tc>
          <w:tcPr>
            <w:tcW w:w="1795" w:type="dxa"/>
          </w:tcPr>
          <w:p w14:paraId="03EF301B" w14:textId="15794120" w:rsidR="00B173FD" w:rsidRPr="00B173FD" w:rsidRDefault="00B173FD" w:rsidP="00D429C8">
            <w:pPr>
              <w:pStyle w:val="Quote"/>
            </w:pPr>
            <w:r w:rsidRPr="00B173FD">
              <w:t>Item3</w:t>
            </w:r>
          </w:p>
        </w:tc>
        <w:tc>
          <w:tcPr>
            <w:tcW w:w="2160" w:type="dxa"/>
          </w:tcPr>
          <w:p w14:paraId="0A15270C" w14:textId="05AB157F" w:rsidR="00B173FD" w:rsidRDefault="00B173FD" w:rsidP="00D429C8">
            <w:pPr>
              <w:pStyle w:val="Quote"/>
            </w:pPr>
            <w:r w:rsidRPr="00F55AFC">
              <w:t>Qualitative/Categorical</w:t>
            </w:r>
          </w:p>
        </w:tc>
        <w:tc>
          <w:tcPr>
            <w:tcW w:w="2970" w:type="dxa"/>
          </w:tcPr>
          <w:p w14:paraId="6887A36A" w14:textId="6D05615E" w:rsidR="00B173FD" w:rsidRDefault="00B173FD" w:rsidP="00D429C8">
            <w:pPr>
              <w:pStyle w:val="Quote"/>
            </w:pPr>
            <w:r w:rsidRPr="003673CF">
              <w:t>The rated provided by customers on a scale of 1 to 8 for Timely replacements</w:t>
            </w:r>
          </w:p>
        </w:tc>
        <w:tc>
          <w:tcPr>
            <w:tcW w:w="3965" w:type="dxa"/>
          </w:tcPr>
          <w:p w14:paraId="36951238" w14:textId="64C82210" w:rsidR="00B173FD" w:rsidRDefault="00B173FD" w:rsidP="00D429C8">
            <w:pPr>
              <w:pStyle w:val="Quote"/>
            </w:pPr>
            <w:r w:rsidRPr="002E2EC7">
              <w:t>5 3 4 4 4 3 6 2 5 2 ...</w:t>
            </w:r>
          </w:p>
        </w:tc>
      </w:tr>
      <w:tr w:rsidR="00B173FD" w14:paraId="5533D3DF" w14:textId="77777777" w:rsidTr="006E3155">
        <w:trPr>
          <w:trHeight w:val="563"/>
        </w:trPr>
        <w:tc>
          <w:tcPr>
            <w:tcW w:w="1795" w:type="dxa"/>
          </w:tcPr>
          <w:p w14:paraId="74B95B92" w14:textId="67C41F78" w:rsidR="00B173FD" w:rsidRPr="00B173FD" w:rsidRDefault="00B173FD" w:rsidP="00D429C8">
            <w:pPr>
              <w:pStyle w:val="Quote"/>
            </w:pPr>
            <w:r w:rsidRPr="00B173FD">
              <w:t>Item4</w:t>
            </w:r>
          </w:p>
        </w:tc>
        <w:tc>
          <w:tcPr>
            <w:tcW w:w="2160" w:type="dxa"/>
          </w:tcPr>
          <w:p w14:paraId="05FAE707" w14:textId="0F6451AD" w:rsidR="00B173FD" w:rsidRDefault="00B173FD" w:rsidP="00D429C8">
            <w:pPr>
              <w:pStyle w:val="Quote"/>
            </w:pPr>
            <w:r w:rsidRPr="00F55AFC">
              <w:t>Qualitative/Categorical</w:t>
            </w:r>
          </w:p>
        </w:tc>
        <w:tc>
          <w:tcPr>
            <w:tcW w:w="2970" w:type="dxa"/>
          </w:tcPr>
          <w:p w14:paraId="057DBC1B" w14:textId="69A9B9D6" w:rsidR="00B173FD" w:rsidRDefault="00B173FD" w:rsidP="00D429C8">
            <w:pPr>
              <w:pStyle w:val="Quote"/>
            </w:pPr>
            <w:r w:rsidRPr="003673CF">
              <w:t>The rated provided by customers on a scale of 1 to 8 for Reliability</w:t>
            </w:r>
          </w:p>
        </w:tc>
        <w:tc>
          <w:tcPr>
            <w:tcW w:w="3965" w:type="dxa"/>
          </w:tcPr>
          <w:p w14:paraId="43A61301" w14:textId="6CCFBEF7" w:rsidR="00B173FD" w:rsidRDefault="00B173FD" w:rsidP="00D429C8">
            <w:pPr>
              <w:pStyle w:val="Quote"/>
            </w:pPr>
            <w:r w:rsidRPr="002E2EC7">
              <w:t>5 3 4 4 4 3 6 2 5 2 ...</w:t>
            </w:r>
          </w:p>
        </w:tc>
      </w:tr>
      <w:tr w:rsidR="00B173FD" w14:paraId="7236B1AB" w14:textId="77777777" w:rsidTr="006E3155">
        <w:trPr>
          <w:trHeight w:val="563"/>
        </w:trPr>
        <w:tc>
          <w:tcPr>
            <w:tcW w:w="1795" w:type="dxa"/>
          </w:tcPr>
          <w:p w14:paraId="6035B3BC" w14:textId="16461E2E" w:rsidR="00B173FD" w:rsidRPr="00B173FD" w:rsidRDefault="00B173FD" w:rsidP="00D429C8">
            <w:pPr>
              <w:pStyle w:val="Quote"/>
            </w:pPr>
            <w:r w:rsidRPr="00B173FD">
              <w:t>Item5</w:t>
            </w:r>
          </w:p>
        </w:tc>
        <w:tc>
          <w:tcPr>
            <w:tcW w:w="2160" w:type="dxa"/>
          </w:tcPr>
          <w:p w14:paraId="073D17A1" w14:textId="169E1797" w:rsidR="00B173FD" w:rsidRDefault="00B173FD" w:rsidP="00D429C8">
            <w:pPr>
              <w:pStyle w:val="Quote"/>
            </w:pPr>
            <w:r w:rsidRPr="00F55AFC">
              <w:t>Qualitative/Categorical</w:t>
            </w:r>
          </w:p>
        </w:tc>
        <w:tc>
          <w:tcPr>
            <w:tcW w:w="2970" w:type="dxa"/>
          </w:tcPr>
          <w:p w14:paraId="4DC03748" w14:textId="74E8065B" w:rsidR="00B173FD" w:rsidRDefault="00B173FD" w:rsidP="00D429C8">
            <w:pPr>
              <w:pStyle w:val="Quote"/>
            </w:pPr>
            <w:r w:rsidRPr="003673CF">
              <w:t>The rated provided by customers on a scale of 1 to 8 for Options</w:t>
            </w:r>
          </w:p>
        </w:tc>
        <w:tc>
          <w:tcPr>
            <w:tcW w:w="3965" w:type="dxa"/>
          </w:tcPr>
          <w:p w14:paraId="62159D0C" w14:textId="78DDECEF" w:rsidR="00B173FD" w:rsidRDefault="00B173FD" w:rsidP="00D429C8">
            <w:pPr>
              <w:pStyle w:val="Quote"/>
            </w:pPr>
            <w:r w:rsidRPr="002E2EC7">
              <w:t>5 3 4 4 4 3 6 2 5 2 ...</w:t>
            </w:r>
          </w:p>
        </w:tc>
      </w:tr>
      <w:tr w:rsidR="00B173FD" w14:paraId="157EAFA5" w14:textId="77777777" w:rsidTr="006E3155">
        <w:trPr>
          <w:trHeight w:val="563"/>
        </w:trPr>
        <w:tc>
          <w:tcPr>
            <w:tcW w:w="1795" w:type="dxa"/>
          </w:tcPr>
          <w:p w14:paraId="22CA8B57" w14:textId="1B0090B2" w:rsidR="00B173FD" w:rsidRPr="00B173FD" w:rsidRDefault="00B173FD" w:rsidP="00D429C8">
            <w:pPr>
              <w:pStyle w:val="Quote"/>
            </w:pPr>
            <w:r w:rsidRPr="00B173FD">
              <w:t>Item6</w:t>
            </w:r>
          </w:p>
        </w:tc>
        <w:tc>
          <w:tcPr>
            <w:tcW w:w="2160" w:type="dxa"/>
          </w:tcPr>
          <w:p w14:paraId="4F5047C5" w14:textId="49FBC91B" w:rsidR="00B173FD" w:rsidRDefault="00B173FD" w:rsidP="00D429C8">
            <w:pPr>
              <w:pStyle w:val="Quote"/>
            </w:pPr>
            <w:r w:rsidRPr="00F55AFC">
              <w:t>Qualitative/Categorical</w:t>
            </w:r>
          </w:p>
        </w:tc>
        <w:tc>
          <w:tcPr>
            <w:tcW w:w="2970" w:type="dxa"/>
          </w:tcPr>
          <w:p w14:paraId="55DE2F20" w14:textId="75D92861" w:rsidR="00B173FD" w:rsidRDefault="00B173FD" w:rsidP="00D429C8">
            <w:pPr>
              <w:pStyle w:val="Quote"/>
            </w:pPr>
            <w:r w:rsidRPr="003673CF">
              <w:t>The rated provided by customers on a scale of 1 to 8 for Respectful response</w:t>
            </w:r>
          </w:p>
        </w:tc>
        <w:tc>
          <w:tcPr>
            <w:tcW w:w="3965" w:type="dxa"/>
          </w:tcPr>
          <w:p w14:paraId="47C2C14E" w14:textId="74D7798B" w:rsidR="00B173FD" w:rsidRDefault="00B173FD" w:rsidP="00D429C8">
            <w:pPr>
              <w:pStyle w:val="Quote"/>
            </w:pPr>
            <w:r w:rsidRPr="002E2EC7">
              <w:t>5 3 4 4 4 3 6 2 5 2 ...</w:t>
            </w:r>
          </w:p>
        </w:tc>
      </w:tr>
      <w:tr w:rsidR="00B173FD" w14:paraId="21B9546D" w14:textId="77777777" w:rsidTr="006E3155">
        <w:trPr>
          <w:trHeight w:val="563"/>
        </w:trPr>
        <w:tc>
          <w:tcPr>
            <w:tcW w:w="1795" w:type="dxa"/>
          </w:tcPr>
          <w:p w14:paraId="491B5C76" w14:textId="7FBBC92A" w:rsidR="00B173FD" w:rsidRPr="00B173FD" w:rsidRDefault="00B173FD" w:rsidP="00D429C8">
            <w:pPr>
              <w:pStyle w:val="Quote"/>
            </w:pPr>
            <w:r w:rsidRPr="00B173FD">
              <w:t>Item7</w:t>
            </w:r>
          </w:p>
        </w:tc>
        <w:tc>
          <w:tcPr>
            <w:tcW w:w="2160" w:type="dxa"/>
          </w:tcPr>
          <w:p w14:paraId="39B6EC51" w14:textId="5B5EF510" w:rsidR="00B173FD" w:rsidRDefault="00B173FD" w:rsidP="00D429C8">
            <w:pPr>
              <w:pStyle w:val="Quote"/>
            </w:pPr>
            <w:r w:rsidRPr="00F55AFC">
              <w:t>Qualitative/Categorical</w:t>
            </w:r>
          </w:p>
        </w:tc>
        <w:tc>
          <w:tcPr>
            <w:tcW w:w="2970" w:type="dxa"/>
          </w:tcPr>
          <w:p w14:paraId="3994A3E9" w14:textId="3D7142BB" w:rsidR="00B173FD" w:rsidRDefault="00B173FD" w:rsidP="00D429C8">
            <w:pPr>
              <w:pStyle w:val="Quote"/>
            </w:pPr>
            <w:r w:rsidRPr="003673CF">
              <w:t>The rated provided by customers on a scale of 1 to 8 for Courteous exchange</w:t>
            </w:r>
          </w:p>
        </w:tc>
        <w:tc>
          <w:tcPr>
            <w:tcW w:w="3965" w:type="dxa"/>
          </w:tcPr>
          <w:p w14:paraId="1660FC3C" w14:textId="3104F506" w:rsidR="00B173FD" w:rsidRDefault="00B173FD" w:rsidP="00D429C8">
            <w:pPr>
              <w:pStyle w:val="Quote"/>
            </w:pPr>
            <w:r w:rsidRPr="00B173FD">
              <w:t>5 3 4 4 4 3 6 2 5 2 ...</w:t>
            </w:r>
          </w:p>
        </w:tc>
      </w:tr>
      <w:tr w:rsidR="00B173FD" w14:paraId="734F7289" w14:textId="77777777" w:rsidTr="006E3155">
        <w:trPr>
          <w:trHeight w:val="563"/>
        </w:trPr>
        <w:tc>
          <w:tcPr>
            <w:tcW w:w="1795" w:type="dxa"/>
          </w:tcPr>
          <w:p w14:paraId="6DDBD8E6" w14:textId="62213B8E" w:rsidR="00B173FD" w:rsidRPr="00B173FD" w:rsidRDefault="00B173FD" w:rsidP="00D429C8">
            <w:pPr>
              <w:pStyle w:val="Quote"/>
            </w:pPr>
            <w:r w:rsidRPr="00B173FD">
              <w:t>Item8</w:t>
            </w:r>
          </w:p>
        </w:tc>
        <w:tc>
          <w:tcPr>
            <w:tcW w:w="2160" w:type="dxa"/>
          </w:tcPr>
          <w:p w14:paraId="261CD3D0" w14:textId="64EC4200" w:rsidR="00B173FD" w:rsidRDefault="00B173FD" w:rsidP="00D429C8">
            <w:pPr>
              <w:pStyle w:val="Quote"/>
            </w:pPr>
            <w:r w:rsidRPr="00F55AFC">
              <w:t>Qualitative/Categorical</w:t>
            </w:r>
          </w:p>
        </w:tc>
        <w:tc>
          <w:tcPr>
            <w:tcW w:w="2970" w:type="dxa"/>
          </w:tcPr>
          <w:p w14:paraId="3AF6878A" w14:textId="22F27C0B" w:rsidR="00B173FD" w:rsidRDefault="00B173FD" w:rsidP="00D429C8">
            <w:pPr>
              <w:pStyle w:val="Quote"/>
            </w:pPr>
            <w:r w:rsidRPr="003673CF">
              <w:t xml:space="preserve">The rated provided by customers on a scale of 1 to 8 for Evidence of active listening </w:t>
            </w:r>
          </w:p>
        </w:tc>
        <w:tc>
          <w:tcPr>
            <w:tcW w:w="3965" w:type="dxa"/>
          </w:tcPr>
          <w:p w14:paraId="1EBA7CB8" w14:textId="1A637006" w:rsidR="00B173FD" w:rsidRDefault="00B173FD" w:rsidP="00D429C8">
            <w:pPr>
              <w:pStyle w:val="Quote"/>
            </w:pPr>
            <w:r w:rsidRPr="00B173FD">
              <w:t>5 3 4 4 4 3 6 2 5 2 ...</w:t>
            </w:r>
          </w:p>
        </w:tc>
      </w:tr>
    </w:tbl>
    <w:p w14:paraId="1F97EBD0" w14:textId="60EEC2FB" w:rsidR="001127B6" w:rsidRPr="000B36BB" w:rsidRDefault="00E6735D" w:rsidP="00323617">
      <w:pPr>
        <w:pStyle w:val="sectionbody"/>
        <w:rPr>
          <w:rStyle w:val="Emphasis"/>
        </w:rPr>
      </w:pPr>
      <w:sdt>
        <w:sdtPr>
          <w:rPr>
            <w:rStyle w:val="Emphasis"/>
          </w:rPr>
          <w:id w:val="460615673"/>
          <w:placeholder>
            <w:docPart w:val="705F9C66138747869CAF4A248A3DEE98"/>
          </w:placeholder>
          <w:temporary/>
          <w:showingPlcHdr/>
          <w15:appearance w15:val="hidden"/>
        </w:sdtPr>
        <w:sdtEndPr>
          <w:rPr>
            <w:rStyle w:val="Emphasis"/>
          </w:rPr>
        </w:sdtEndPr>
        <w:sdtContent>
          <w:r w:rsidR="00823731" w:rsidRPr="000B36BB">
            <w:rPr>
              <w:rStyle w:val="Emphasis"/>
            </w:rPr>
            <w:t>Note:</w:t>
          </w:r>
        </w:sdtContent>
      </w:sdt>
      <w:r w:rsidR="00823731" w:rsidRPr="000B36BB">
        <w:rPr>
          <w:rStyle w:val="Emphasis"/>
        </w:rPr>
        <w:t xml:space="preserve"> </w:t>
      </w:r>
      <w:r w:rsidR="001127B6" w:rsidRPr="000B36BB">
        <w:rPr>
          <w:rStyle w:val="Emphasis"/>
        </w:rPr>
        <w:t>Table 1 contains all the Variables, the type of Data, the description of the content and examples of the values.</w:t>
      </w:r>
    </w:p>
    <w:p w14:paraId="4C5FAEF4" w14:textId="1B0935E5" w:rsidR="001127B6" w:rsidRDefault="001127B6" w:rsidP="001127B6">
      <w:pPr>
        <w:pStyle w:val="Heading2"/>
      </w:pPr>
      <w:bookmarkStart w:id="35" w:name="_Table_2"/>
      <w:bookmarkStart w:id="36" w:name="_Toc165893377"/>
      <w:bookmarkEnd w:id="35"/>
      <w:r>
        <w:t>Table 2</w:t>
      </w:r>
      <w:bookmarkEnd w:id="36"/>
    </w:p>
    <w:tbl>
      <w:tblPr>
        <w:tblStyle w:val="PlainTable2"/>
        <w:tblW w:w="0" w:type="auto"/>
        <w:tblLook w:val="06A0" w:firstRow="1" w:lastRow="0" w:firstColumn="1" w:lastColumn="0" w:noHBand="1" w:noVBand="1"/>
      </w:tblPr>
      <w:tblGrid>
        <w:gridCol w:w="1620"/>
        <w:gridCol w:w="900"/>
        <w:gridCol w:w="1080"/>
        <w:gridCol w:w="1080"/>
        <w:gridCol w:w="1170"/>
        <w:gridCol w:w="810"/>
        <w:gridCol w:w="990"/>
        <w:gridCol w:w="2160"/>
        <w:gridCol w:w="990"/>
      </w:tblGrid>
      <w:tr w:rsidR="00FA758D" w14:paraId="376BA909" w14:textId="4B60E010" w:rsidTr="00F555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tcPr>
          <w:p w14:paraId="5C78D971" w14:textId="209E6D0D" w:rsidR="00293EC7" w:rsidRDefault="00293EC7" w:rsidP="00642DCC">
            <w:pPr>
              <w:pStyle w:val="Quote"/>
            </w:pPr>
            <w:r w:rsidRPr="001E0D50">
              <w:t>Column</w:t>
            </w:r>
          </w:p>
        </w:tc>
        <w:tc>
          <w:tcPr>
            <w:tcW w:w="900" w:type="dxa"/>
          </w:tcPr>
          <w:p w14:paraId="63C62F73" w14:textId="78CA50CE" w:rsidR="00293EC7" w:rsidRDefault="00293EC7" w:rsidP="00642DCC">
            <w:pPr>
              <w:pStyle w:val="Quote"/>
              <w:cnfStyle w:val="100000000000" w:firstRow="1" w:lastRow="0" w:firstColumn="0" w:lastColumn="0" w:oddVBand="0" w:evenVBand="0" w:oddHBand="0" w:evenHBand="0" w:firstRowFirstColumn="0" w:firstRowLastColumn="0" w:lastRowFirstColumn="0" w:lastRowLastColumn="0"/>
            </w:pPr>
            <w:r w:rsidRPr="001E0D50">
              <w:t>Tenure</w:t>
            </w:r>
          </w:p>
        </w:tc>
        <w:tc>
          <w:tcPr>
            <w:tcW w:w="1080" w:type="dxa"/>
          </w:tcPr>
          <w:p w14:paraId="2CB8A3F1" w14:textId="048ADAD0" w:rsidR="00293EC7" w:rsidRDefault="00293EC7" w:rsidP="00642DCC">
            <w:pPr>
              <w:pStyle w:val="Quote"/>
              <w:cnfStyle w:val="100000000000" w:firstRow="1" w:lastRow="0" w:firstColumn="0" w:lastColumn="0" w:oddVBand="0" w:evenVBand="0" w:oddHBand="0" w:evenHBand="0" w:firstRowFirstColumn="0" w:firstRowLastColumn="0" w:lastRowFirstColumn="0" w:lastRowLastColumn="0"/>
            </w:pPr>
            <w:r w:rsidRPr="001E0D50">
              <w:t>Children</w:t>
            </w:r>
          </w:p>
        </w:tc>
        <w:tc>
          <w:tcPr>
            <w:tcW w:w="1080" w:type="dxa"/>
          </w:tcPr>
          <w:p w14:paraId="3276E32A" w14:textId="5DF9074C" w:rsidR="00293EC7" w:rsidRDefault="00293EC7" w:rsidP="00642DCC">
            <w:pPr>
              <w:pStyle w:val="Quote"/>
              <w:cnfStyle w:val="100000000000" w:firstRow="1" w:lastRow="0" w:firstColumn="0" w:lastColumn="0" w:oddVBand="0" w:evenVBand="0" w:oddHBand="0" w:evenHBand="0" w:firstRowFirstColumn="0" w:firstRowLastColumn="0" w:lastRowFirstColumn="0" w:lastRowLastColumn="0"/>
            </w:pPr>
            <w:r w:rsidRPr="001E0D50">
              <w:t>Income</w:t>
            </w:r>
          </w:p>
        </w:tc>
        <w:tc>
          <w:tcPr>
            <w:tcW w:w="1170" w:type="dxa"/>
          </w:tcPr>
          <w:p w14:paraId="75774E12" w14:textId="3599CF1E" w:rsidR="00293EC7" w:rsidRDefault="00293EC7" w:rsidP="00642DCC">
            <w:pPr>
              <w:pStyle w:val="Quote"/>
              <w:cnfStyle w:val="100000000000" w:firstRow="1" w:lastRow="0" w:firstColumn="0" w:lastColumn="0" w:oddVBand="0" w:evenVBand="0" w:oddHBand="0" w:evenHBand="0" w:firstRowFirstColumn="0" w:firstRowLastColumn="0" w:lastRowFirstColumn="0" w:lastRowLastColumn="0"/>
            </w:pPr>
            <w:r w:rsidRPr="001E0D50">
              <w:t>Techie</w:t>
            </w:r>
          </w:p>
        </w:tc>
        <w:tc>
          <w:tcPr>
            <w:tcW w:w="810" w:type="dxa"/>
          </w:tcPr>
          <w:p w14:paraId="233AB87E" w14:textId="68AB89F0" w:rsidR="00293EC7" w:rsidRDefault="00293EC7" w:rsidP="00642DCC">
            <w:pPr>
              <w:pStyle w:val="Quote"/>
              <w:cnfStyle w:val="100000000000" w:firstRow="1" w:lastRow="0" w:firstColumn="0" w:lastColumn="0" w:oddVBand="0" w:evenVBand="0" w:oddHBand="0" w:evenHBand="0" w:firstRowFirstColumn="0" w:firstRowLastColumn="0" w:lastRowFirstColumn="0" w:lastRowLastColumn="0"/>
            </w:pPr>
            <w:r w:rsidRPr="001E0D50">
              <w:t>Age</w:t>
            </w:r>
          </w:p>
        </w:tc>
        <w:tc>
          <w:tcPr>
            <w:tcW w:w="990" w:type="dxa"/>
          </w:tcPr>
          <w:p w14:paraId="1EC47797" w14:textId="17D7A670" w:rsidR="00293EC7" w:rsidRDefault="00293EC7" w:rsidP="00642DCC">
            <w:pPr>
              <w:pStyle w:val="Quote"/>
              <w:cnfStyle w:val="100000000000" w:firstRow="1" w:lastRow="0" w:firstColumn="0" w:lastColumn="0" w:oddVBand="0" w:evenVBand="0" w:oddHBand="0" w:evenHBand="0" w:firstRowFirstColumn="0" w:firstRowLastColumn="0" w:lastRowFirstColumn="0" w:lastRowLastColumn="0"/>
            </w:pPr>
            <w:r w:rsidRPr="001E0D50">
              <w:t>Phone</w:t>
            </w:r>
          </w:p>
        </w:tc>
        <w:tc>
          <w:tcPr>
            <w:tcW w:w="2160" w:type="dxa"/>
          </w:tcPr>
          <w:p w14:paraId="722CB012" w14:textId="4718DFE4" w:rsidR="00293EC7" w:rsidRDefault="00293EC7" w:rsidP="00642DCC">
            <w:pPr>
              <w:pStyle w:val="Quote"/>
              <w:cnfStyle w:val="100000000000" w:firstRow="1" w:lastRow="0" w:firstColumn="0" w:lastColumn="0" w:oddVBand="0" w:evenVBand="0" w:oddHBand="0" w:evenHBand="0" w:firstRowFirstColumn="0" w:firstRowLastColumn="0" w:lastRowFirstColumn="0" w:lastRowLastColumn="0"/>
            </w:pPr>
            <w:r w:rsidRPr="001E0D50">
              <w:t>Bandwidth_GB_Year</w:t>
            </w:r>
          </w:p>
        </w:tc>
        <w:tc>
          <w:tcPr>
            <w:tcW w:w="990" w:type="dxa"/>
          </w:tcPr>
          <w:p w14:paraId="5E809DC7" w14:textId="73EC2D53" w:rsidR="00293EC7" w:rsidRPr="001E0D50" w:rsidRDefault="00293EC7" w:rsidP="00642DCC">
            <w:pPr>
              <w:pStyle w:val="Quote"/>
              <w:cnfStyle w:val="100000000000" w:firstRow="1" w:lastRow="0" w:firstColumn="0" w:lastColumn="0" w:oddVBand="0" w:evenVBand="0" w:oddHBand="0" w:evenHBand="0" w:firstRowFirstColumn="0" w:firstRowLastColumn="0" w:lastRowFirstColumn="0" w:lastRowLastColumn="0"/>
            </w:pPr>
            <w:r>
              <w:t>Total</w:t>
            </w:r>
          </w:p>
        </w:tc>
      </w:tr>
      <w:tr w:rsidR="00FA758D" w14:paraId="5AD7F269" w14:textId="439BFCCB" w:rsidTr="00F555F8">
        <w:tc>
          <w:tcPr>
            <w:cnfStyle w:val="001000000000" w:firstRow="0" w:lastRow="0" w:firstColumn="1" w:lastColumn="0" w:oddVBand="0" w:evenVBand="0" w:oddHBand="0" w:evenHBand="0" w:firstRowFirstColumn="0" w:firstRowLastColumn="0" w:lastRowFirstColumn="0" w:lastRowLastColumn="0"/>
            <w:tcW w:w="1620" w:type="dxa"/>
          </w:tcPr>
          <w:p w14:paraId="384099E8" w14:textId="2052196D" w:rsidR="00293EC7" w:rsidRDefault="00293EC7" w:rsidP="00642DCC">
            <w:pPr>
              <w:pStyle w:val="Quote"/>
            </w:pPr>
            <w:r w:rsidRPr="001E0D50">
              <w:t>Missing Count</w:t>
            </w:r>
          </w:p>
        </w:tc>
        <w:tc>
          <w:tcPr>
            <w:tcW w:w="900" w:type="dxa"/>
          </w:tcPr>
          <w:p w14:paraId="369C7ED6" w14:textId="08A63E25" w:rsidR="00293EC7" w:rsidRDefault="00293EC7" w:rsidP="00642DCC">
            <w:pPr>
              <w:pStyle w:val="Quote"/>
              <w:cnfStyle w:val="000000000000" w:firstRow="0" w:lastRow="0" w:firstColumn="0" w:lastColumn="0" w:oddVBand="0" w:evenVBand="0" w:oddHBand="0" w:evenHBand="0" w:firstRowFirstColumn="0" w:firstRowLastColumn="0" w:lastRowFirstColumn="0" w:lastRowLastColumn="0"/>
            </w:pPr>
            <w:r w:rsidRPr="001E0D50">
              <w:t>931</w:t>
            </w:r>
          </w:p>
        </w:tc>
        <w:tc>
          <w:tcPr>
            <w:tcW w:w="1080" w:type="dxa"/>
          </w:tcPr>
          <w:p w14:paraId="3C892A5B" w14:textId="6CAAD938" w:rsidR="00293EC7" w:rsidRDefault="00293EC7" w:rsidP="00642DCC">
            <w:pPr>
              <w:pStyle w:val="Quote"/>
              <w:cnfStyle w:val="000000000000" w:firstRow="0" w:lastRow="0" w:firstColumn="0" w:lastColumn="0" w:oddVBand="0" w:evenVBand="0" w:oddHBand="0" w:evenHBand="0" w:firstRowFirstColumn="0" w:firstRowLastColumn="0" w:lastRowFirstColumn="0" w:lastRowLastColumn="0"/>
            </w:pPr>
            <w:r w:rsidRPr="001E0D50">
              <w:t>2495</w:t>
            </w:r>
          </w:p>
        </w:tc>
        <w:tc>
          <w:tcPr>
            <w:tcW w:w="1080" w:type="dxa"/>
          </w:tcPr>
          <w:p w14:paraId="7E9F90DC" w14:textId="715C39FE" w:rsidR="00293EC7" w:rsidRDefault="00293EC7" w:rsidP="00642DCC">
            <w:pPr>
              <w:pStyle w:val="Quote"/>
              <w:cnfStyle w:val="000000000000" w:firstRow="0" w:lastRow="0" w:firstColumn="0" w:lastColumn="0" w:oddVBand="0" w:evenVBand="0" w:oddHBand="0" w:evenHBand="0" w:firstRowFirstColumn="0" w:firstRowLastColumn="0" w:lastRowFirstColumn="0" w:lastRowLastColumn="0"/>
            </w:pPr>
            <w:r w:rsidRPr="001E0D50">
              <w:t>2490</w:t>
            </w:r>
          </w:p>
        </w:tc>
        <w:tc>
          <w:tcPr>
            <w:tcW w:w="1170" w:type="dxa"/>
          </w:tcPr>
          <w:p w14:paraId="31B198B2" w14:textId="7A29C0D4" w:rsidR="00293EC7" w:rsidRDefault="00293EC7" w:rsidP="00642DCC">
            <w:pPr>
              <w:pStyle w:val="Quote"/>
              <w:cnfStyle w:val="000000000000" w:firstRow="0" w:lastRow="0" w:firstColumn="0" w:lastColumn="0" w:oddVBand="0" w:evenVBand="0" w:oddHBand="0" w:evenHBand="0" w:firstRowFirstColumn="0" w:firstRowLastColumn="0" w:lastRowFirstColumn="0" w:lastRowLastColumn="0"/>
            </w:pPr>
            <w:r w:rsidRPr="001E0D50">
              <w:t>2477</w:t>
            </w:r>
          </w:p>
        </w:tc>
        <w:tc>
          <w:tcPr>
            <w:tcW w:w="810" w:type="dxa"/>
          </w:tcPr>
          <w:p w14:paraId="215D38BE" w14:textId="2ED77316" w:rsidR="00293EC7" w:rsidRDefault="00293EC7" w:rsidP="00642DCC">
            <w:pPr>
              <w:pStyle w:val="Quote"/>
              <w:cnfStyle w:val="000000000000" w:firstRow="0" w:lastRow="0" w:firstColumn="0" w:lastColumn="0" w:oddVBand="0" w:evenVBand="0" w:oddHBand="0" w:evenHBand="0" w:firstRowFirstColumn="0" w:firstRowLastColumn="0" w:lastRowFirstColumn="0" w:lastRowLastColumn="0"/>
            </w:pPr>
            <w:r w:rsidRPr="001E0D50">
              <w:t>2475</w:t>
            </w:r>
          </w:p>
        </w:tc>
        <w:tc>
          <w:tcPr>
            <w:tcW w:w="990" w:type="dxa"/>
          </w:tcPr>
          <w:p w14:paraId="1056943D" w14:textId="1A66E664" w:rsidR="00293EC7" w:rsidRDefault="00293EC7" w:rsidP="00642DCC">
            <w:pPr>
              <w:pStyle w:val="Quote"/>
              <w:cnfStyle w:val="000000000000" w:firstRow="0" w:lastRow="0" w:firstColumn="0" w:lastColumn="0" w:oddVBand="0" w:evenVBand="0" w:oddHBand="0" w:evenHBand="0" w:firstRowFirstColumn="0" w:firstRowLastColumn="0" w:lastRowFirstColumn="0" w:lastRowLastColumn="0"/>
            </w:pPr>
            <w:r w:rsidRPr="001E0D50">
              <w:t>1026</w:t>
            </w:r>
          </w:p>
        </w:tc>
        <w:tc>
          <w:tcPr>
            <w:tcW w:w="2160" w:type="dxa"/>
          </w:tcPr>
          <w:p w14:paraId="64819903" w14:textId="1F8B5354" w:rsidR="00293EC7" w:rsidRDefault="00293EC7" w:rsidP="00642DCC">
            <w:pPr>
              <w:pStyle w:val="Quote"/>
              <w:cnfStyle w:val="000000000000" w:firstRow="0" w:lastRow="0" w:firstColumn="0" w:lastColumn="0" w:oddVBand="0" w:evenVBand="0" w:oddHBand="0" w:evenHBand="0" w:firstRowFirstColumn="0" w:firstRowLastColumn="0" w:lastRowFirstColumn="0" w:lastRowLastColumn="0"/>
            </w:pPr>
            <w:r w:rsidRPr="001E0D50">
              <w:t>1021</w:t>
            </w:r>
          </w:p>
        </w:tc>
        <w:tc>
          <w:tcPr>
            <w:tcW w:w="990" w:type="dxa"/>
          </w:tcPr>
          <w:p w14:paraId="523DCED0" w14:textId="17A65B91" w:rsidR="00293EC7" w:rsidRPr="001E0D50" w:rsidRDefault="00293EC7" w:rsidP="00642DCC">
            <w:pPr>
              <w:pStyle w:val="Quote"/>
              <w:cnfStyle w:val="000000000000" w:firstRow="0" w:lastRow="0" w:firstColumn="0" w:lastColumn="0" w:oddVBand="0" w:evenVBand="0" w:oddHBand="0" w:evenHBand="0" w:firstRowFirstColumn="0" w:firstRowLastColumn="0" w:lastRowFirstColumn="0" w:lastRowLastColumn="0"/>
            </w:pPr>
            <w:r>
              <w:t>13906</w:t>
            </w:r>
          </w:p>
        </w:tc>
      </w:tr>
    </w:tbl>
    <w:p w14:paraId="060E01BB" w14:textId="77777777" w:rsidR="001127B6" w:rsidRDefault="001127B6" w:rsidP="001127B6"/>
    <w:p w14:paraId="611F7694" w14:textId="76921B79" w:rsidR="00C614F4" w:rsidRDefault="00BD771E" w:rsidP="00C614F4">
      <w:pPr>
        <w:pStyle w:val="Heading2"/>
      </w:pPr>
      <w:bookmarkStart w:id="37" w:name="_Toc165893378"/>
      <w:r>
        <w:t>Table</w:t>
      </w:r>
      <w:r w:rsidR="00A0053F">
        <w:t xml:space="preserve"> 3</w:t>
      </w:r>
      <w:bookmarkEnd w:id="37"/>
    </w:p>
    <w:tbl>
      <w:tblPr>
        <w:tblStyle w:val="PlainTable2"/>
        <w:tblW w:w="0" w:type="auto"/>
        <w:tblLook w:val="06A0" w:firstRow="1" w:lastRow="0" w:firstColumn="1" w:lastColumn="0" w:noHBand="1" w:noVBand="1"/>
      </w:tblPr>
      <w:tblGrid>
        <w:gridCol w:w="2027"/>
        <w:gridCol w:w="165"/>
        <w:gridCol w:w="809"/>
        <w:gridCol w:w="1067"/>
        <w:gridCol w:w="977"/>
        <w:gridCol w:w="933"/>
        <w:gridCol w:w="875"/>
        <w:gridCol w:w="915"/>
        <w:gridCol w:w="2138"/>
        <w:gridCol w:w="894"/>
      </w:tblGrid>
      <w:tr w:rsidR="00391058" w14:paraId="27612DF3" w14:textId="77777777" w:rsidTr="006047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E012CD" w14:textId="77777777" w:rsidR="00AA6A99" w:rsidRDefault="00AA6A99" w:rsidP="00642DCC">
            <w:pPr>
              <w:pStyle w:val="Quote"/>
            </w:pPr>
            <w:r w:rsidRPr="001E0D50">
              <w:t>Column</w:t>
            </w:r>
          </w:p>
        </w:tc>
        <w:tc>
          <w:tcPr>
            <w:tcW w:w="990" w:type="dxa"/>
            <w:gridSpan w:val="2"/>
          </w:tcPr>
          <w:p w14:paraId="5E3E4BE4" w14:textId="77777777" w:rsidR="00AA6A99" w:rsidRDefault="00AA6A99" w:rsidP="00642DCC">
            <w:pPr>
              <w:pStyle w:val="Quote"/>
              <w:cnfStyle w:val="100000000000" w:firstRow="1" w:lastRow="0" w:firstColumn="0" w:lastColumn="0" w:oddVBand="0" w:evenVBand="0" w:oddHBand="0" w:evenHBand="0" w:firstRowFirstColumn="0" w:firstRowLastColumn="0" w:lastRowFirstColumn="0" w:lastRowLastColumn="0"/>
            </w:pPr>
            <w:r w:rsidRPr="001E0D50">
              <w:t>Tenure</w:t>
            </w:r>
          </w:p>
        </w:tc>
        <w:tc>
          <w:tcPr>
            <w:tcW w:w="1080" w:type="dxa"/>
          </w:tcPr>
          <w:p w14:paraId="16F248C4" w14:textId="77777777" w:rsidR="00AA6A99" w:rsidRDefault="00AA6A99" w:rsidP="00642DCC">
            <w:pPr>
              <w:pStyle w:val="Quote"/>
              <w:cnfStyle w:val="100000000000" w:firstRow="1" w:lastRow="0" w:firstColumn="0" w:lastColumn="0" w:oddVBand="0" w:evenVBand="0" w:oddHBand="0" w:evenHBand="0" w:firstRowFirstColumn="0" w:firstRowLastColumn="0" w:lastRowFirstColumn="0" w:lastRowLastColumn="0"/>
            </w:pPr>
            <w:r w:rsidRPr="001E0D50">
              <w:t>Children</w:t>
            </w:r>
          </w:p>
        </w:tc>
        <w:tc>
          <w:tcPr>
            <w:tcW w:w="990" w:type="dxa"/>
          </w:tcPr>
          <w:p w14:paraId="67DE3FFF" w14:textId="77777777" w:rsidR="00AA6A99" w:rsidRDefault="00AA6A99" w:rsidP="00642DCC">
            <w:pPr>
              <w:pStyle w:val="Quote"/>
              <w:cnfStyle w:val="100000000000" w:firstRow="1" w:lastRow="0" w:firstColumn="0" w:lastColumn="0" w:oddVBand="0" w:evenVBand="0" w:oddHBand="0" w:evenHBand="0" w:firstRowFirstColumn="0" w:firstRowLastColumn="0" w:lastRowFirstColumn="0" w:lastRowLastColumn="0"/>
            </w:pPr>
            <w:r w:rsidRPr="001E0D50">
              <w:t>Income</w:t>
            </w:r>
          </w:p>
        </w:tc>
        <w:tc>
          <w:tcPr>
            <w:tcW w:w="942" w:type="dxa"/>
          </w:tcPr>
          <w:p w14:paraId="544A0DB3" w14:textId="77777777" w:rsidR="00AA6A99" w:rsidRDefault="00AA6A99" w:rsidP="00642DCC">
            <w:pPr>
              <w:pStyle w:val="Quote"/>
              <w:cnfStyle w:val="100000000000" w:firstRow="1" w:lastRow="0" w:firstColumn="0" w:lastColumn="0" w:oddVBand="0" w:evenVBand="0" w:oddHBand="0" w:evenHBand="0" w:firstRowFirstColumn="0" w:firstRowLastColumn="0" w:lastRowFirstColumn="0" w:lastRowLastColumn="0"/>
            </w:pPr>
            <w:r w:rsidRPr="001E0D50">
              <w:t>Techie</w:t>
            </w:r>
          </w:p>
        </w:tc>
        <w:tc>
          <w:tcPr>
            <w:tcW w:w="663" w:type="dxa"/>
          </w:tcPr>
          <w:p w14:paraId="37FC73BB" w14:textId="77777777" w:rsidR="00AA6A99" w:rsidRDefault="00AA6A99" w:rsidP="00642DCC">
            <w:pPr>
              <w:pStyle w:val="Quote"/>
              <w:cnfStyle w:val="100000000000" w:firstRow="1" w:lastRow="0" w:firstColumn="0" w:lastColumn="0" w:oddVBand="0" w:evenVBand="0" w:oddHBand="0" w:evenHBand="0" w:firstRowFirstColumn="0" w:firstRowLastColumn="0" w:lastRowFirstColumn="0" w:lastRowLastColumn="0"/>
            </w:pPr>
            <w:r w:rsidRPr="001E0D50">
              <w:t>Age</w:t>
            </w:r>
          </w:p>
        </w:tc>
        <w:tc>
          <w:tcPr>
            <w:tcW w:w="921" w:type="dxa"/>
          </w:tcPr>
          <w:p w14:paraId="6AF08F65" w14:textId="77777777" w:rsidR="00AA6A99" w:rsidRDefault="00AA6A99" w:rsidP="00642DCC">
            <w:pPr>
              <w:pStyle w:val="Quote"/>
              <w:cnfStyle w:val="100000000000" w:firstRow="1" w:lastRow="0" w:firstColumn="0" w:lastColumn="0" w:oddVBand="0" w:evenVBand="0" w:oddHBand="0" w:evenHBand="0" w:firstRowFirstColumn="0" w:firstRowLastColumn="0" w:lastRowFirstColumn="0" w:lastRowLastColumn="0"/>
            </w:pPr>
            <w:r w:rsidRPr="001E0D50">
              <w:t>Phone</w:t>
            </w:r>
          </w:p>
        </w:tc>
        <w:tc>
          <w:tcPr>
            <w:tcW w:w="2142" w:type="dxa"/>
          </w:tcPr>
          <w:p w14:paraId="29B9F3F4" w14:textId="77777777" w:rsidR="00AA6A99" w:rsidRDefault="00AA6A99" w:rsidP="00642DCC">
            <w:pPr>
              <w:pStyle w:val="Quote"/>
              <w:cnfStyle w:val="100000000000" w:firstRow="1" w:lastRow="0" w:firstColumn="0" w:lastColumn="0" w:oddVBand="0" w:evenVBand="0" w:oddHBand="0" w:evenHBand="0" w:firstRowFirstColumn="0" w:firstRowLastColumn="0" w:lastRowFirstColumn="0" w:lastRowLastColumn="0"/>
            </w:pPr>
            <w:r w:rsidRPr="001E0D50">
              <w:t>Bandwidth_GB_Year</w:t>
            </w:r>
          </w:p>
        </w:tc>
        <w:tc>
          <w:tcPr>
            <w:tcW w:w="912" w:type="dxa"/>
          </w:tcPr>
          <w:p w14:paraId="5DD09E99" w14:textId="77777777" w:rsidR="00AA6A99" w:rsidRPr="001E0D50" w:rsidRDefault="00AA6A99" w:rsidP="00642DCC">
            <w:pPr>
              <w:pStyle w:val="Quote"/>
              <w:cnfStyle w:val="100000000000" w:firstRow="1" w:lastRow="0" w:firstColumn="0" w:lastColumn="0" w:oddVBand="0" w:evenVBand="0" w:oddHBand="0" w:evenHBand="0" w:firstRowFirstColumn="0" w:firstRowLastColumn="0" w:lastRowFirstColumn="0" w:lastRowLastColumn="0"/>
            </w:pPr>
            <w:r>
              <w:t>Total</w:t>
            </w:r>
          </w:p>
        </w:tc>
      </w:tr>
      <w:tr w:rsidR="00391058" w14:paraId="56126BA8" w14:textId="77777777" w:rsidTr="00604763">
        <w:tc>
          <w:tcPr>
            <w:cnfStyle w:val="001000000000" w:firstRow="0" w:lastRow="0" w:firstColumn="1" w:lastColumn="0" w:oddVBand="0" w:evenVBand="0" w:oddHBand="0" w:evenHBand="0" w:firstRowFirstColumn="0" w:firstRowLastColumn="0" w:lastRowFirstColumn="0" w:lastRowLastColumn="0"/>
            <w:tcW w:w="2340" w:type="dxa"/>
            <w:gridSpan w:val="2"/>
          </w:tcPr>
          <w:p w14:paraId="562C7900" w14:textId="1F1517A8" w:rsidR="00AA6A99" w:rsidRDefault="00AA6A99" w:rsidP="00642DCC">
            <w:pPr>
              <w:pStyle w:val="Quote"/>
            </w:pPr>
            <w:r w:rsidRPr="001E0D50">
              <w:t xml:space="preserve">Missing </w:t>
            </w:r>
            <w:r w:rsidR="00BB1952">
              <w:t>percentage</w:t>
            </w:r>
          </w:p>
        </w:tc>
        <w:tc>
          <w:tcPr>
            <w:tcW w:w="810" w:type="dxa"/>
          </w:tcPr>
          <w:p w14:paraId="032AD7E9" w14:textId="4BB37842" w:rsidR="00AA6A99" w:rsidRDefault="00AA6A99" w:rsidP="00642DCC">
            <w:pPr>
              <w:pStyle w:val="Quote"/>
              <w:cnfStyle w:val="000000000000" w:firstRow="0" w:lastRow="0" w:firstColumn="0" w:lastColumn="0" w:oddVBand="0" w:evenVBand="0" w:oddHBand="0" w:evenHBand="0" w:firstRowFirstColumn="0" w:firstRowLastColumn="0" w:lastRowFirstColumn="0" w:lastRowLastColumn="0"/>
            </w:pPr>
            <w:r w:rsidRPr="001E0D50">
              <w:t>9</w:t>
            </w:r>
            <w:r w:rsidR="003E0F0E">
              <w:t>.</w:t>
            </w:r>
            <w:r w:rsidRPr="001E0D50">
              <w:t>31</w:t>
            </w:r>
            <w:r w:rsidR="003E0F0E">
              <w:t>%</w:t>
            </w:r>
          </w:p>
        </w:tc>
        <w:tc>
          <w:tcPr>
            <w:tcW w:w="1080" w:type="dxa"/>
          </w:tcPr>
          <w:p w14:paraId="1DA9B022" w14:textId="4AB8DC31" w:rsidR="00AA6A99" w:rsidRDefault="00AA6A99" w:rsidP="00642DCC">
            <w:pPr>
              <w:pStyle w:val="Quote"/>
              <w:cnfStyle w:val="000000000000" w:firstRow="0" w:lastRow="0" w:firstColumn="0" w:lastColumn="0" w:oddVBand="0" w:evenVBand="0" w:oddHBand="0" w:evenHBand="0" w:firstRowFirstColumn="0" w:firstRowLastColumn="0" w:lastRowFirstColumn="0" w:lastRowLastColumn="0"/>
            </w:pPr>
            <w:r w:rsidRPr="001E0D50">
              <w:t>24</w:t>
            </w:r>
            <w:r w:rsidR="003E0F0E">
              <w:t>.</w:t>
            </w:r>
            <w:r w:rsidRPr="001E0D50">
              <w:t>95</w:t>
            </w:r>
            <w:r w:rsidR="003E0F0E">
              <w:t>%</w:t>
            </w:r>
          </w:p>
        </w:tc>
        <w:tc>
          <w:tcPr>
            <w:tcW w:w="990" w:type="dxa"/>
          </w:tcPr>
          <w:p w14:paraId="11D6BB75" w14:textId="3A5A8DDD" w:rsidR="00AA6A99" w:rsidRDefault="00AA6A99" w:rsidP="00642DCC">
            <w:pPr>
              <w:pStyle w:val="Quote"/>
              <w:cnfStyle w:val="000000000000" w:firstRow="0" w:lastRow="0" w:firstColumn="0" w:lastColumn="0" w:oddVBand="0" w:evenVBand="0" w:oddHBand="0" w:evenHBand="0" w:firstRowFirstColumn="0" w:firstRowLastColumn="0" w:lastRowFirstColumn="0" w:lastRowLastColumn="0"/>
            </w:pPr>
            <w:r w:rsidRPr="001E0D50">
              <w:t>24</w:t>
            </w:r>
            <w:r w:rsidR="003E0F0E">
              <w:t>.</w:t>
            </w:r>
            <w:r w:rsidRPr="001E0D50">
              <w:t>90</w:t>
            </w:r>
            <w:r w:rsidR="003E0F0E">
              <w:t>%</w:t>
            </w:r>
          </w:p>
        </w:tc>
        <w:tc>
          <w:tcPr>
            <w:tcW w:w="942" w:type="dxa"/>
          </w:tcPr>
          <w:p w14:paraId="75E23D56" w14:textId="29DAE06A" w:rsidR="00AA6A99" w:rsidRDefault="00AA6A99" w:rsidP="00642DCC">
            <w:pPr>
              <w:pStyle w:val="Quote"/>
              <w:cnfStyle w:val="000000000000" w:firstRow="0" w:lastRow="0" w:firstColumn="0" w:lastColumn="0" w:oddVBand="0" w:evenVBand="0" w:oddHBand="0" w:evenHBand="0" w:firstRowFirstColumn="0" w:firstRowLastColumn="0" w:lastRowFirstColumn="0" w:lastRowLastColumn="0"/>
            </w:pPr>
            <w:r w:rsidRPr="001E0D50">
              <w:t>24</w:t>
            </w:r>
            <w:r w:rsidR="003E0F0E">
              <w:t>.</w:t>
            </w:r>
            <w:r w:rsidRPr="001E0D50">
              <w:t>77</w:t>
            </w:r>
            <w:r w:rsidR="003E0F0E">
              <w:t>%</w:t>
            </w:r>
          </w:p>
        </w:tc>
        <w:tc>
          <w:tcPr>
            <w:tcW w:w="663" w:type="dxa"/>
          </w:tcPr>
          <w:p w14:paraId="0357F12D" w14:textId="48FA9E8D" w:rsidR="00AA6A99" w:rsidRDefault="00AA6A99" w:rsidP="00642DCC">
            <w:pPr>
              <w:pStyle w:val="Quote"/>
              <w:cnfStyle w:val="000000000000" w:firstRow="0" w:lastRow="0" w:firstColumn="0" w:lastColumn="0" w:oddVBand="0" w:evenVBand="0" w:oddHBand="0" w:evenHBand="0" w:firstRowFirstColumn="0" w:firstRowLastColumn="0" w:lastRowFirstColumn="0" w:lastRowLastColumn="0"/>
            </w:pPr>
            <w:r w:rsidRPr="001E0D50">
              <w:t>24</w:t>
            </w:r>
            <w:r w:rsidR="003E0F0E">
              <w:t>.</w:t>
            </w:r>
            <w:r w:rsidRPr="001E0D50">
              <w:t>75</w:t>
            </w:r>
            <w:r w:rsidR="003E0F0E">
              <w:t>%</w:t>
            </w:r>
          </w:p>
        </w:tc>
        <w:tc>
          <w:tcPr>
            <w:tcW w:w="921" w:type="dxa"/>
          </w:tcPr>
          <w:p w14:paraId="5FCBF23C" w14:textId="38FB3EA1" w:rsidR="00AA6A99" w:rsidRDefault="00AA6A99" w:rsidP="00642DCC">
            <w:pPr>
              <w:pStyle w:val="Quote"/>
              <w:cnfStyle w:val="000000000000" w:firstRow="0" w:lastRow="0" w:firstColumn="0" w:lastColumn="0" w:oddVBand="0" w:evenVBand="0" w:oddHBand="0" w:evenHBand="0" w:firstRowFirstColumn="0" w:firstRowLastColumn="0" w:lastRowFirstColumn="0" w:lastRowLastColumn="0"/>
            </w:pPr>
            <w:r w:rsidRPr="001E0D50">
              <w:t>10</w:t>
            </w:r>
            <w:r w:rsidR="003E0F0E">
              <w:t>.</w:t>
            </w:r>
            <w:r w:rsidRPr="001E0D50">
              <w:t>26</w:t>
            </w:r>
            <w:r w:rsidR="003E0F0E">
              <w:t>%</w:t>
            </w:r>
          </w:p>
        </w:tc>
        <w:tc>
          <w:tcPr>
            <w:tcW w:w="2142" w:type="dxa"/>
          </w:tcPr>
          <w:p w14:paraId="2E18CC0D" w14:textId="6FB9932D" w:rsidR="00AA6A99" w:rsidRDefault="00AA6A99" w:rsidP="00642DCC">
            <w:pPr>
              <w:pStyle w:val="Quote"/>
              <w:cnfStyle w:val="000000000000" w:firstRow="0" w:lastRow="0" w:firstColumn="0" w:lastColumn="0" w:oddVBand="0" w:evenVBand="0" w:oddHBand="0" w:evenHBand="0" w:firstRowFirstColumn="0" w:firstRowLastColumn="0" w:lastRowFirstColumn="0" w:lastRowLastColumn="0"/>
            </w:pPr>
            <w:r w:rsidRPr="001E0D50">
              <w:t>10</w:t>
            </w:r>
            <w:r w:rsidR="003E0F0E">
              <w:t>.</w:t>
            </w:r>
            <w:r w:rsidRPr="001E0D50">
              <w:t>21</w:t>
            </w:r>
            <w:r w:rsidR="003E0F0E">
              <w:t>%</w:t>
            </w:r>
          </w:p>
        </w:tc>
        <w:tc>
          <w:tcPr>
            <w:tcW w:w="912" w:type="dxa"/>
          </w:tcPr>
          <w:p w14:paraId="0858E9EA" w14:textId="77777777" w:rsidR="00AA6A99" w:rsidRPr="001E0D50" w:rsidRDefault="00AA6A99" w:rsidP="00642DCC">
            <w:pPr>
              <w:pStyle w:val="Quote"/>
              <w:cnfStyle w:val="000000000000" w:firstRow="0" w:lastRow="0" w:firstColumn="0" w:lastColumn="0" w:oddVBand="0" w:evenVBand="0" w:oddHBand="0" w:evenHBand="0" w:firstRowFirstColumn="0" w:firstRowLastColumn="0" w:lastRowFirstColumn="0" w:lastRowLastColumn="0"/>
            </w:pPr>
            <w:r>
              <w:t>13906</w:t>
            </w:r>
          </w:p>
        </w:tc>
      </w:tr>
    </w:tbl>
    <w:p w14:paraId="723ACE9F" w14:textId="77777777" w:rsidR="002F151B" w:rsidRDefault="002F151B" w:rsidP="00642DCC">
      <w:pPr>
        <w:pStyle w:val="Heading2"/>
      </w:pPr>
      <w:bookmarkStart w:id="38" w:name="_Table_4"/>
      <w:bookmarkStart w:id="39" w:name="_Figure_2"/>
      <w:bookmarkEnd w:id="38"/>
      <w:bookmarkEnd w:id="39"/>
    </w:p>
    <w:p w14:paraId="7E80848C" w14:textId="61413305" w:rsidR="00BF3A8D" w:rsidRDefault="006310F0" w:rsidP="006310F0">
      <w:pPr>
        <w:pStyle w:val="Heading2"/>
      </w:pPr>
      <w:bookmarkStart w:id="40" w:name="_Toc165893379"/>
      <w:r>
        <w:t>Table 5</w:t>
      </w:r>
      <w:bookmarkEnd w:id="40"/>
    </w:p>
    <w:tbl>
      <w:tblPr>
        <w:tblStyle w:val="PlainTable2"/>
        <w:tblW w:w="0" w:type="auto"/>
        <w:tblLook w:val="06A0" w:firstRow="1" w:lastRow="0" w:firstColumn="1" w:lastColumn="0" w:noHBand="1" w:noVBand="1"/>
      </w:tblPr>
      <w:tblGrid>
        <w:gridCol w:w="1890"/>
        <w:gridCol w:w="900"/>
        <w:gridCol w:w="1080"/>
        <w:gridCol w:w="1080"/>
        <w:gridCol w:w="990"/>
        <w:gridCol w:w="810"/>
        <w:gridCol w:w="900"/>
        <w:gridCol w:w="2250"/>
        <w:gridCol w:w="900"/>
      </w:tblGrid>
      <w:tr w:rsidR="006310F0" w14:paraId="2E43DB1E" w14:textId="77777777" w:rsidTr="003C77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Pr>
          <w:p w14:paraId="52571E1C" w14:textId="77777777" w:rsidR="006310F0" w:rsidRDefault="006310F0" w:rsidP="003C77F3">
            <w:r w:rsidRPr="00057835">
              <w:t>Column</w:t>
            </w:r>
          </w:p>
        </w:tc>
        <w:tc>
          <w:tcPr>
            <w:tcW w:w="900" w:type="dxa"/>
          </w:tcPr>
          <w:p w14:paraId="732B05CA" w14:textId="77777777" w:rsidR="006310F0" w:rsidRDefault="006310F0" w:rsidP="003C77F3">
            <w:pPr>
              <w:jc w:val="center"/>
              <w:cnfStyle w:val="100000000000" w:firstRow="1" w:lastRow="0" w:firstColumn="0" w:lastColumn="0" w:oddVBand="0" w:evenVBand="0" w:oddHBand="0" w:evenHBand="0" w:firstRowFirstColumn="0" w:firstRowLastColumn="0" w:lastRowFirstColumn="0" w:lastRowLastColumn="0"/>
            </w:pPr>
            <w:r w:rsidRPr="00057835">
              <w:t>Tenure</w:t>
            </w:r>
          </w:p>
        </w:tc>
        <w:tc>
          <w:tcPr>
            <w:tcW w:w="1080" w:type="dxa"/>
          </w:tcPr>
          <w:p w14:paraId="548A0C9E" w14:textId="77777777" w:rsidR="006310F0" w:rsidRDefault="006310F0" w:rsidP="003C77F3">
            <w:pPr>
              <w:jc w:val="center"/>
              <w:cnfStyle w:val="100000000000" w:firstRow="1" w:lastRow="0" w:firstColumn="0" w:lastColumn="0" w:oddVBand="0" w:evenVBand="0" w:oddHBand="0" w:evenHBand="0" w:firstRowFirstColumn="0" w:firstRowLastColumn="0" w:lastRowFirstColumn="0" w:lastRowLastColumn="0"/>
            </w:pPr>
            <w:r w:rsidRPr="00057835">
              <w:t>Children</w:t>
            </w:r>
          </w:p>
        </w:tc>
        <w:tc>
          <w:tcPr>
            <w:tcW w:w="1080" w:type="dxa"/>
          </w:tcPr>
          <w:p w14:paraId="4F12FB83" w14:textId="77777777" w:rsidR="006310F0" w:rsidRDefault="006310F0" w:rsidP="003C77F3">
            <w:pPr>
              <w:jc w:val="center"/>
              <w:cnfStyle w:val="100000000000" w:firstRow="1" w:lastRow="0" w:firstColumn="0" w:lastColumn="0" w:oddVBand="0" w:evenVBand="0" w:oddHBand="0" w:evenHBand="0" w:firstRowFirstColumn="0" w:firstRowLastColumn="0" w:lastRowFirstColumn="0" w:lastRowLastColumn="0"/>
            </w:pPr>
            <w:r w:rsidRPr="00057835">
              <w:t>Income</w:t>
            </w:r>
          </w:p>
        </w:tc>
        <w:tc>
          <w:tcPr>
            <w:tcW w:w="990" w:type="dxa"/>
          </w:tcPr>
          <w:p w14:paraId="2647C2EF" w14:textId="77777777" w:rsidR="006310F0" w:rsidRDefault="006310F0" w:rsidP="003C77F3">
            <w:pPr>
              <w:jc w:val="center"/>
              <w:cnfStyle w:val="100000000000" w:firstRow="1" w:lastRow="0" w:firstColumn="0" w:lastColumn="0" w:oddVBand="0" w:evenVBand="0" w:oddHBand="0" w:evenHBand="0" w:firstRowFirstColumn="0" w:firstRowLastColumn="0" w:lastRowFirstColumn="0" w:lastRowLastColumn="0"/>
            </w:pPr>
            <w:r w:rsidRPr="00057835">
              <w:t>Techie</w:t>
            </w:r>
          </w:p>
        </w:tc>
        <w:tc>
          <w:tcPr>
            <w:tcW w:w="810" w:type="dxa"/>
          </w:tcPr>
          <w:p w14:paraId="2A0E0558" w14:textId="77777777" w:rsidR="006310F0" w:rsidRDefault="006310F0" w:rsidP="003C77F3">
            <w:pPr>
              <w:jc w:val="center"/>
              <w:cnfStyle w:val="100000000000" w:firstRow="1" w:lastRow="0" w:firstColumn="0" w:lastColumn="0" w:oddVBand="0" w:evenVBand="0" w:oddHBand="0" w:evenHBand="0" w:firstRowFirstColumn="0" w:firstRowLastColumn="0" w:lastRowFirstColumn="0" w:lastRowLastColumn="0"/>
            </w:pPr>
            <w:r w:rsidRPr="00057835">
              <w:t>Age</w:t>
            </w:r>
          </w:p>
        </w:tc>
        <w:tc>
          <w:tcPr>
            <w:tcW w:w="900" w:type="dxa"/>
          </w:tcPr>
          <w:p w14:paraId="76EFD57C" w14:textId="77777777" w:rsidR="006310F0" w:rsidRDefault="006310F0" w:rsidP="003C77F3">
            <w:pPr>
              <w:jc w:val="center"/>
              <w:cnfStyle w:val="100000000000" w:firstRow="1" w:lastRow="0" w:firstColumn="0" w:lastColumn="0" w:oddVBand="0" w:evenVBand="0" w:oddHBand="0" w:evenHBand="0" w:firstRowFirstColumn="0" w:firstRowLastColumn="0" w:lastRowFirstColumn="0" w:lastRowLastColumn="0"/>
            </w:pPr>
            <w:r w:rsidRPr="00057835">
              <w:t>Phone</w:t>
            </w:r>
          </w:p>
        </w:tc>
        <w:tc>
          <w:tcPr>
            <w:tcW w:w="2250" w:type="dxa"/>
          </w:tcPr>
          <w:p w14:paraId="69DDF20D" w14:textId="77777777" w:rsidR="006310F0" w:rsidRDefault="006310F0" w:rsidP="003C77F3">
            <w:pPr>
              <w:jc w:val="center"/>
              <w:cnfStyle w:val="100000000000" w:firstRow="1" w:lastRow="0" w:firstColumn="0" w:lastColumn="0" w:oddVBand="0" w:evenVBand="0" w:oddHBand="0" w:evenHBand="0" w:firstRowFirstColumn="0" w:firstRowLastColumn="0" w:lastRowFirstColumn="0" w:lastRowLastColumn="0"/>
            </w:pPr>
            <w:r w:rsidRPr="00057835">
              <w:t>Bandwidth_GB_Year</w:t>
            </w:r>
          </w:p>
        </w:tc>
        <w:tc>
          <w:tcPr>
            <w:tcW w:w="900" w:type="dxa"/>
          </w:tcPr>
          <w:p w14:paraId="029BCE3E" w14:textId="77777777" w:rsidR="006310F0" w:rsidRDefault="006310F0" w:rsidP="003C77F3">
            <w:pPr>
              <w:jc w:val="center"/>
              <w:cnfStyle w:val="100000000000" w:firstRow="1" w:lastRow="0" w:firstColumn="0" w:lastColumn="0" w:oddVBand="0" w:evenVBand="0" w:oddHBand="0" w:evenHBand="0" w:firstRowFirstColumn="0" w:firstRowLastColumn="0" w:lastRowFirstColumn="0" w:lastRowLastColumn="0"/>
            </w:pPr>
            <w:r w:rsidRPr="00057835">
              <w:t>Total</w:t>
            </w:r>
          </w:p>
        </w:tc>
      </w:tr>
      <w:tr w:rsidR="006310F0" w14:paraId="27368747" w14:textId="77777777" w:rsidTr="003C77F3">
        <w:tc>
          <w:tcPr>
            <w:cnfStyle w:val="001000000000" w:firstRow="0" w:lastRow="0" w:firstColumn="1" w:lastColumn="0" w:oddVBand="0" w:evenVBand="0" w:oddHBand="0" w:evenHBand="0" w:firstRowFirstColumn="0" w:firstRowLastColumn="0" w:lastRowFirstColumn="0" w:lastRowLastColumn="0"/>
            <w:tcW w:w="1890" w:type="dxa"/>
          </w:tcPr>
          <w:p w14:paraId="7C39E963" w14:textId="77777777" w:rsidR="006310F0" w:rsidRDefault="006310F0" w:rsidP="003C77F3">
            <w:r w:rsidRPr="00057835">
              <w:t>Missing Count</w:t>
            </w:r>
          </w:p>
        </w:tc>
        <w:tc>
          <w:tcPr>
            <w:tcW w:w="900" w:type="dxa"/>
          </w:tcPr>
          <w:p w14:paraId="54BB637D" w14:textId="77777777" w:rsidR="006310F0" w:rsidRDefault="006310F0" w:rsidP="003C77F3">
            <w:pPr>
              <w:jc w:val="center"/>
              <w:cnfStyle w:val="000000000000" w:firstRow="0" w:lastRow="0" w:firstColumn="0" w:lastColumn="0" w:oddVBand="0" w:evenVBand="0" w:oddHBand="0" w:evenHBand="0" w:firstRowFirstColumn="0" w:firstRowLastColumn="0" w:lastRowFirstColumn="0" w:lastRowLastColumn="0"/>
            </w:pPr>
            <w:r>
              <w:t>0</w:t>
            </w:r>
          </w:p>
        </w:tc>
        <w:tc>
          <w:tcPr>
            <w:tcW w:w="1080" w:type="dxa"/>
          </w:tcPr>
          <w:p w14:paraId="33E49B3C" w14:textId="77777777" w:rsidR="006310F0" w:rsidRDefault="006310F0" w:rsidP="003C77F3">
            <w:pPr>
              <w:jc w:val="center"/>
              <w:cnfStyle w:val="000000000000" w:firstRow="0" w:lastRow="0" w:firstColumn="0" w:lastColumn="0" w:oddVBand="0" w:evenVBand="0" w:oddHBand="0" w:evenHBand="0" w:firstRowFirstColumn="0" w:firstRowLastColumn="0" w:lastRowFirstColumn="0" w:lastRowLastColumn="0"/>
            </w:pPr>
            <w:r>
              <w:t>0</w:t>
            </w:r>
          </w:p>
        </w:tc>
        <w:tc>
          <w:tcPr>
            <w:tcW w:w="1080" w:type="dxa"/>
          </w:tcPr>
          <w:p w14:paraId="64242B0E" w14:textId="77777777" w:rsidR="006310F0" w:rsidRDefault="006310F0" w:rsidP="003C77F3">
            <w:pPr>
              <w:jc w:val="center"/>
              <w:cnfStyle w:val="000000000000" w:firstRow="0" w:lastRow="0" w:firstColumn="0" w:lastColumn="0" w:oddVBand="0" w:evenVBand="0" w:oddHBand="0" w:evenHBand="0" w:firstRowFirstColumn="0" w:firstRowLastColumn="0" w:lastRowFirstColumn="0" w:lastRowLastColumn="0"/>
            </w:pPr>
            <w:r>
              <w:t>0</w:t>
            </w:r>
          </w:p>
        </w:tc>
        <w:tc>
          <w:tcPr>
            <w:tcW w:w="990" w:type="dxa"/>
          </w:tcPr>
          <w:p w14:paraId="5A94A541" w14:textId="77777777" w:rsidR="006310F0" w:rsidRDefault="006310F0" w:rsidP="003C77F3">
            <w:pPr>
              <w:jc w:val="center"/>
              <w:cnfStyle w:val="000000000000" w:firstRow="0" w:lastRow="0" w:firstColumn="0" w:lastColumn="0" w:oddVBand="0" w:evenVBand="0" w:oddHBand="0" w:evenHBand="0" w:firstRowFirstColumn="0" w:firstRowLastColumn="0" w:lastRowFirstColumn="0" w:lastRowLastColumn="0"/>
            </w:pPr>
            <w:r>
              <w:t>0</w:t>
            </w:r>
          </w:p>
        </w:tc>
        <w:tc>
          <w:tcPr>
            <w:tcW w:w="810" w:type="dxa"/>
          </w:tcPr>
          <w:p w14:paraId="1394A168" w14:textId="77777777" w:rsidR="006310F0" w:rsidRDefault="006310F0" w:rsidP="003C77F3">
            <w:pPr>
              <w:jc w:val="center"/>
              <w:cnfStyle w:val="000000000000" w:firstRow="0" w:lastRow="0" w:firstColumn="0" w:lastColumn="0" w:oddVBand="0" w:evenVBand="0" w:oddHBand="0" w:evenHBand="0" w:firstRowFirstColumn="0" w:firstRowLastColumn="0" w:lastRowFirstColumn="0" w:lastRowLastColumn="0"/>
            </w:pPr>
            <w:r>
              <w:t>0</w:t>
            </w:r>
          </w:p>
        </w:tc>
        <w:tc>
          <w:tcPr>
            <w:tcW w:w="900" w:type="dxa"/>
          </w:tcPr>
          <w:p w14:paraId="4800D0BF" w14:textId="77777777" w:rsidR="006310F0" w:rsidRDefault="006310F0" w:rsidP="003C77F3">
            <w:pPr>
              <w:jc w:val="center"/>
              <w:cnfStyle w:val="000000000000" w:firstRow="0" w:lastRow="0" w:firstColumn="0" w:lastColumn="0" w:oddVBand="0" w:evenVBand="0" w:oddHBand="0" w:evenHBand="0" w:firstRowFirstColumn="0" w:firstRowLastColumn="0" w:lastRowFirstColumn="0" w:lastRowLastColumn="0"/>
            </w:pPr>
            <w:r>
              <w:t>0</w:t>
            </w:r>
          </w:p>
        </w:tc>
        <w:tc>
          <w:tcPr>
            <w:tcW w:w="2250" w:type="dxa"/>
          </w:tcPr>
          <w:p w14:paraId="6255118A" w14:textId="77777777" w:rsidR="006310F0" w:rsidRDefault="006310F0" w:rsidP="003C77F3">
            <w:pPr>
              <w:jc w:val="center"/>
              <w:cnfStyle w:val="000000000000" w:firstRow="0" w:lastRow="0" w:firstColumn="0" w:lastColumn="0" w:oddVBand="0" w:evenVBand="0" w:oddHBand="0" w:evenHBand="0" w:firstRowFirstColumn="0" w:firstRowLastColumn="0" w:lastRowFirstColumn="0" w:lastRowLastColumn="0"/>
            </w:pPr>
            <w:r>
              <w:t>0</w:t>
            </w:r>
          </w:p>
        </w:tc>
        <w:tc>
          <w:tcPr>
            <w:tcW w:w="900" w:type="dxa"/>
          </w:tcPr>
          <w:p w14:paraId="748ED962" w14:textId="77777777" w:rsidR="006310F0" w:rsidRDefault="006310F0" w:rsidP="003C77F3">
            <w:pPr>
              <w:jc w:val="center"/>
              <w:cnfStyle w:val="000000000000" w:firstRow="0" w:lastRow="0" w:firstColumn="0" w:lastColumn="0" w:oddVBand="0" w:evenVBand="0" w:oddHBand="0" w:evenHBand="0" w:firstRowFirstColumn="0" w:firstRowLastColumn="0" w:lastRowFirstColumn="0" w:lastRowLastColumn="0"/>
            </w:pPr>
            <w:r>
              <w:t>0</w:t>
            </w:r>
          </w:p>
        </w:tc>
      </w:tr>
    </w:tbl>
    <w:p w14:paraId="3DEFA74B" w14:textId="76AEB88E" w:rsidR="006310F0" w:rsidRPr="006310F0" w:rsidRDefault="006310F0" w:rsidP="006310F0">
      <w:pPr>
        <w:ind w:left="360" w:hanging="360"/>
        <w:sectPr w:rsidR="006310F0" w:rsidRPr="006310F0" w:rsidSect="00642DCC">
          <w:type w:val="continuous"/>
          <w:pgSz w:w="12240" w:h="15840" w:code="1"/>
          <w:pgMar w:top="720" w:right="720" w:bottom="720" w:left="720" w:header="720" w:footer="720" w:gutter="0"/>
          <w:cols w:space="720"/>
          <w:docGrid w:linePitch="360"/>
        </w:sectPr>
      </w:pPr>
    </w:p>
    <w:p w14:paraId="4CD7D9FE" w14:textId="2D84B96E" w:rsidR="00F27DEB" w:rsidRDefault="00F27DEB" w:rsidP="002F151B">
      <w:pPr>
        <w:pStyle w:val="Heading2"/>
      </w:pPr>
      <w:bookmarkStart w:id="41" w:name="_Toc165893380"/>
      <w:r>
        <w:rPr>
          <w:noProof/>
        </w:rPr>
        <w:lastRenderedPageBreak/>
        <w:drawing>
          <wp:anchor distT="0" distB="0" distL="114300" distR="114300" simplePos="0" relativeHeight="251662336" behindDoc="0" locked="0" layoutInCell="1" allowOverlap="1" wp14:anchorId="5CE3C868" wp14:editId="7FA97152">
            <wp:simplePos x="0" y="0"/>
            <wp:positionH relativeFrom="column">
              <wp:posOffset>3810</wp:posOffset>
            </wp:positionH>
            <wp:positionV relativeFrom="paragraph">
              <wp:posOffset>211455</wp:posOffset>
            </wp:positionV>
            <wp:extent cx="3442335" cy="1887220"/>
            <wp:effectExtent l="0" t="0" r="5715" b="0"/>
            <wp:wrapTopAndBottom/>
            <wp:docPr id="8249287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28740" name="Picture 1"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3442335" cy="1887220"/>
                    </a:xfrm>
                    <a:prstGeom prst="rect">
                      <a:avLst/>
                    </a:prstGeom>
                  </pic:spPr>
                </pic:pic>
              </a:graphicData>
            </a:graphic>
            <wp14:sizeRelH relativeFrom="margin">
              <wp14:pctWidth>0</wp14:pctWidth>
            </wp14:sizeRelH>
            <wp14:sizeRelV relativeFrom="margin">
              <wp14:pctHeight>0</wp14:pctHeight>
            </wp14:sizeRelV>
          </wp:anchor>
        </w:drawing>
      </w:r>
      <w:r>
        <w:t>Figure</w:t>
      </w:r>
      <w:r w:rsidR="008A2845">
        <w:t>:</w:t>
      </w:r>
      <w:r>
        <w:t xml:space="preserve"> 1</w:t>
      </w:r>
      <w:bookmarkEnd w:id="41"/>
      <w:r>
        <w:t xml:space="preserve"> </w:t>
      </w:r>
    </w:p>
    <w:p w14:paraId="4E4C54FC" w14:textId="12498959" w:rsidR="00F27DEB" w:rsidRPr="000B36BB" w:rsidRDefault="00F27DEB" w:rsidP="00323617">
      <w:pPr>
        <w:pStyle w:val="sectionbody"/>
        <w:rPr>
          <w:rStyle w:val="Emphasis"/>
        </w:rPr>
      </w:pPr>
      <w:r w:rsidRPr="000B36BB">
        <w:rPr>
          <w:rStyle w:val="Emphasis"/>
        </w:rPr>
        <w:t xml:space="preserve">Note: </w:t>
      </w:r>
      <w:r w:rsidR="00921538" w:rsidRPr="000B36BB">
        <w:rPr>
          <w:rStyle w:val="Emphasis"/>
        </w:rPr>
        <w:t xml:space="preserve">Importing the </w:t>
      </w:r>
      <w:r w:rsidR="000B36BB" w:rsidRPr="000B36BB">
        <w:rPr>
          <w:rStyle w:val="Emphasis"/>
        </w:rPr>
        <w:t>dataset</w:t>
      </w:r>
    </w:p>
    <w:p w14:paraId="2ECCEC62" w14:textId="5E0629F6" w:rsidR="576062CF" w:rsidRDefault="00C04286" w:rsidP="002F151B">
      <w:pPr>
        <w:pStyle w:val="Heading2"/>
      </w:pPr>
      <w:bookmarkStart w:id="42" w:name="_Toc165893381"/>
      <w:r>
        <w:t>Figure</w:t>
      </w:r>
      <w:r w:rsidR="008A2845">
        <w:t>:</w:t>
      </w:r>
      <w:r>
        <w:t xml:space="preserve"> 2</w:t>
      </w:r>
      <w:bookmarkEnd w:id="42"/>
    </w:p>
    <w:p w14:paraId="5F85DE97" w14:textId="299E4606" w:rsidR="00AA4545" w:rsidRDefault="00FC7568" w:rsidP="00AA4545">
      <w:r w:rsidRPr="00FC7568">
        <w:rPr>
          <w:noProof/>
        </w:rPr>
        <w:drawing>
          <wp:inline distT="0" distB="0" distL="0" distR="0" wp14:anchorId="37F125DA" wp14:editId="7888E56E">
            <wp:extent cx="2542622" cy="1280160"/>
            <wp:effectExtent l="0" t="0" r="0" b="0"/>
            <wp:docPr id="1059080904" name="Picture 1" descr="A graph with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80904" name="Picture 1" descr="A graph with blue squares&#10;&#10;Description automatically generated"/>
                    <pic:cNvPicPr/>
                  </pic:nvPicPr>
                  <pic:blipFill>
                    <a:blip r:embed="rId19"/>
                    <a:stretch>
                      <a:fillRect/>
                    </a:stretch>
                  </pic:blipFill>
                  <pic:spPr>
                    <a:xfrm>
                      <a:off x="0" y="0"/>
                      <a:ext cx="2542622" cy="1280160"/>
                    </a:xfrm>
                    <a:prstGeom prst="rect">
                      <a:avLst/>
                    </a:prstGeom>
                  </pic:spPr>
                </pic:pic>
              </a:graphicData>
            </a:graphic>
          </wp:inline>
        </w:drawing>
      </w:r>
    </w:p>
    <w:p w14:paraId="2B6F3F51" w14:textId="1992FA04" w:rsidR="00D62736" w:rsidRPr="000B36BB" w:rsidRDefault="00921538" w:rsidP="004973C9">
      <w:pPr>
        <w:pStyle w:val="sectionbody"/>
        <w:ind w:hanging="72"/>
        <w:rPr>
          <w:rStyle w:val="Emphasis"/>
        </w:rPr>
      </w:pPr>
      <w:sdt>
        <w:sdtPr>
          <w:rPr>
            <w:rStyle w:val="Emphasis"/>
          </w:rPr>
          <w:id w:val="1337276252"/>
          <w:placeholder>
            <w:docPart w:val="AC3E72E7FB274878A1DE30B5AC25B7F0"/>
          </w:placeholder>
          <w:temporary/>
          <w:showingPlcHdr/>
          <w15:appearance w15:val="hidden"/>
        </w:sdtPr>
        <w:sdtContent>
          <w:r w:rsidRPr="000B36BB">
            <w:rPr>
              <w:rStyle w:val="Emphasis"/>
            </w:rPr>
            <w:t>Note:</w:t>
          </w:r>
        </w:sdtContent>
      </w:sdt>
      <w:r w:rsidRPr="000B36BB">
        <w:rPr>
          <w:rStyle w:val="Emphasis"/>
        </w:rPr>
        <w:t xml:space="preserve"> </w:t>
      </w:r>
      <w:r w:rsidR="00FD6007" w:rsidRPr="000B36BB">
        <w:rPr>
          <w:rStyle w:val="Emphasis"/>
        </w:rPr>
        <w:t>Categorical bar plot of the TechSupport</w:t>
      </w:r>
      <w:r w:rsidR="000B36BB">
        <w:rPr>
          <w:rStyle w:val="Emphasis"/>
        </w:rPr>
        <w:t xml:space="preserve"> </w:t>
      </w:r>
      <w:r w:rsidR="00FD6007" w:rsidRPr="000B36BB">
        <w:rPr>
          <w:rStyle w:val="Emphasis"/>
        </w:rPr>
        <w:t>Column</w:t>
      </w:r>
      <w:r w:rsidR="00B95C55" w:rsidRPr="000B36BB">
        <w:rPr>
          <w:rStyle w:val="Emphasis"/>
        </w:rPr>
        <w:t xml:space="preserve"> </w:t>
      </w:r>
      <w:r w:rsidR="000A0B64" w:rsidRPr="000B36BB">
        <w:rPr>
          <w:rStyle w:val="Emphasis"/>
        </w:rPr>
        <w:t>Mode</w:t>
      </w:r>
    </w:p>
    <w:p w14:paraId="0E4F251A" w14:textId="57CA7C7D" w:rsidR="00AA4545" w:rsidRDefault="00AA4545" w:rsidP="00AA4545">
      <w:pPr>
        <w:pStyle w:val="Heading2"/>
      </w:pPr>
      <w:bookmarkStart w:id="43" w:name="_Figure_3"/>
      <w:bookmarkStart w:id="44" w:name="_Toc165893382"/>
      <w:bookmarkEnd w:id="43"/>
      <w:r>
        <w:t>Figure</w:t>
      </w:r>
      <w:r w:rsidR="008A2845">
        <w:t>:</w:t>
      </w:r>
      <w:r>
        <w:t xml:space="preserve"> 3</w:t>
      </w:r>
      <w:bookmarkEnd w:id="44"/>
      <w:r>
        <w:t xml:space="preserve"> </w:t>
      </w:r>
    </w:p>
    <w:p w14:paraId="33A65CB6" w14:textId="2BD2A378" w:rsidR="00AA4545" w:rsidRDefault="00427D65" w:rsidP="00AA4545">
      <w:r w:rsidRPr="00427D65">
        <w:rPr>
          <w:noProof/>
        </w:rPr>
        <w:drawing>
          <wp:inline distT="0" distB="0" distL="0" distR="0" wp14:anchorId="4AD5FBE0" wp14:editId="5B27FC89">
            <wp:extent cx="2742565" cy="1192695"/>
            <wp:effectExtent l="0" t="0" r="635" b="7620"/>
            <wp:docPr id="156102013" name="Picture 1" descr="A graph with blue square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102013" name="Picture 1" descr="A graph with blue squares&#10;&#10;Description automatically generated"/>
                    <pic:cNvPicPr/>
                  </pic:nvPicPr>
                  <pic:blipFill>
                    <a:blip r:embed="rId20"/>
                    <a:stretch>
                      <a:fillRect/>
                    </a:stretch>
                  </pic:blipFill>
                  <pic:spPr>
                    <a:xfrm>
                      <a:off x="0" y="0"/>
                      <a:ext cx="2744062" cy="1193346"/>
                    </a:xfrm>
                    <a:prstGeom prst="rect">
                      <a:avLst/>
                    </a:prstGeom>
                  </pic:spPr>
                </pic:pic>
              </a:graphicData>
            </a:graphic>
          </wp:inline>
        </w:drawing>
      </w:r>
    </w:p>
    <w:p w14:paraId="19ADE955" w14:textId="264CC6FE" w:rsidR="00D62736" w:rsidRPr="00C61354" w:rsidRDefault="000B36BB" w:rsidP="000B36BB">
      <w:pPr>
        <w:rPr>
          <w:rStyle w:val="Emphasis"/>
        </w:rPr>
      </w:pPr>
      <w:sdt>
        <w:sdtPr>
          <w:rPr>
            <w:rStyle w:val="Emphasis"/>
          </w:rPr>
          <w:id w:val="-1476217881"/>
          <w:placeholder>
            <w:docPart w:val="A357949169F34668A43B28D8B0BD1DD9"/>
          </w:placeholder>
          <w:temporary/>
          <w:showingPlcHdr/>
          <w15:appearance w15:val="hidden"/>
        </w:sdtPr>
        <w:sdtContent>
          <w:r w:rsidRPr="00C61354">
            <w:rPr>
              <w:rStyle w:val="Emphasis"/>
            </w:rPr>
            <w:t>Note:</w:t>
          </w:r>
        </w:sdtContent>
      </w:sdt>
      <w:r w:rsidRPr="00C61354">
        <w:rPr>
          <w:rStyle w:val="Emphasis"/>
        </w:rPr>
        <w:t xml:space="preserve"> </w:t>
      </w:r>
      <w:r w:rsidR="000A0B64" w:rsidRPr="00C61354">
        <w:rPr>
          <w:rStyle w:val="Emphasis"/>
        </w:rPr>
        <w:t>Categorical bar plot of the Phone Column</w:t>
      </w:r>
      <w:r w:rsidRPr="00C61354">
        <w:rPr>
          <w:rStyle w:val="Emphasis"/>
        </w:rPr>
        <w:t xml:space="preserve"> </w:t>
      </w:r>
      <w:r w:rsidR="002F151B" w:rsidRPr="00C61354">
        <w:rPr>
          <w:rStyle w:val="Emphasis"/>
        </w:rPr>
        <w:t>Mode</w:t>
      </w:r>
    </w:p>
    <w:p w14:paraId="20ADF4F5" w14:textId="41D715A9" w:rsidR="00427D65" w:rsidRDefault="00427D65" w:rsidP="00427D65">
      <w:pPr>
        <w:pStyle w:val="Heading2"/>
      </w:pPr>
      <w:bookmarkStart w:id="45" w:name="_Figure_4"/>
      <w:bookmarkStart w:id="46" w:name="_Toc165893383"/>
      <w:bookmarkEnd w:id="45"/>
      <w:r>
        <w:t>Figure</w:t>
      </w:r>
      <w:r w:rsidR="008A2845">
        <w:t>:</w:t>
      </w:r>
      <w:r>
        <w:t xml:space="preserve"> 4</w:t>
      </w:r>
      <w:bookmarkEnd w:id="46"/>
    </w:p>
    <w:p w14:paraId="0CBA357E" w14:textId="194D24A9" w:rsidR="00427D65" w:rsidRDefault="009A6F4B" w:rsidP="00427D65">
      <w:r w:rsidRPr="009A6F4B">
        <w:rPr>
          <w:noProof/>
        </w:rPr>
        <w:drawing>
          <wp:inline distT="0" distB="0" distL="0" distR="0" wp14:anchorId="691ACE24" wp14:editId="1F659F65">
            <wp:extent cx="2742565" cy="1176793"/>
            <wp:effectExtent l="0" t="0" r="635" b="4445"/>
            <wp:docPr id="1216832731" name="Picture 1" descr="A graph with blue rectangle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6832731" name="Picture 1" descr="A graph with blue rectangles&#10;&#10;Description automatically generated"/>
                    <pic:cNvPicPr/>
                  </pic:nvPicPr>
                  <pic:blipFill>
                    <a:blip r:embed="rId21"/>
                    <a:stretch>
                      <a:fillRect/>
                    </a:stretch>
                  </pic:blipFill>
                  <pic:spPr>
                    <a:xfrm>
                      <a:off x="0" y="0"/>
                      <a:ext cx="2748588" cy="1179377"/>
                    </a:xfrm>
                    <a:prstGeom prst="rect">
                      <a:avLst/>
                    </a:prstGeom>
                  </pic:spPr>
                </pic:pic>
              </a:graphicData>
            </a:graphic>
          </wp:inline>
        </w:drawing>
      </w:r>
    </w:p>
    <w:p w14:paraId="3BBCACC6" w14:textId="2EDFB108" w:rsidR="006060EB" w:rsidRPr="002721E4" w:rsidRDefault="00D2362D" w:rsidP="00D2362D">
      <w:pPr>
        <w:rPr>
          <w:rStyle w:val="Emphasis"/>
        </w:rPr>
      </w:pPr>
      <w:sdt>
        <w:sdtPr>
          <w:rPr>
            <w:rStyle w:val="Emphasis"/>
          </w:rPr>
          <w:id w:val="812528429"/>
          <w:placeholder>
            <w:docPart w:val="B86669D4004849C38874A362383EC7A3"/>
          </w:placeholder>
          <w:temporary/>
          <w:showingPlcHdr/>
          <w15:appearance w15:val="hidden"/>
        </w:sdtPr>
        <w:sdtContent>
          <w:r w:rsidRPr="002721E4">
            <w:rPr>
              <w:rStyle w:val="Emphasis"/>
            </w:rPr>
            <w:t>Note:</w:t>
          </w:r>
        </w:sdtContent>
      </w:sdt>
      <w:r w:rsidRPr="002721E4">
        <w:rPr>
          <w:rStyle w:val="Emphasis"/>
        </w:rPr>
        <w:t xml:space="preserve"> </w:t>
      </w:r>
      <w:r w:rsidR="002F151B" w:rsidRPr="002721E4">
        <w:rPr>
          <w:rStyle w:val="Emphasis"/>
        </w:rPr>
        <w:t>Categorical bar plot of the Techie Column</w:t>
      </w:r>
      <w:r w:rsidRPr="002721E4">
        <w:rPr>
          <w:rStyle w:val="Emphasis"/>
        </w:rPr>
        <w:t xml:space="preserve"> </w:t>
      </w:r>
      <w:r w:rsidR="002F151B" w:rsidRPr="002721E4">
        <w:rPr>
          <w:rStyle w:val="Emphasis"/>
        </w:rPr>
        <w:t>Mode</w:t>
      </w:r>
    </w:p>
    <w:p w14:paraId="2A94694F" w14:textId="7366C8C3" w:rsidR="00427D65" w:rsidRDefault="00427D65" w:rsidP="00427D65">
      <w:pPr>
        <w:pStyle w:val="Heading2"/>
      </w:pPr>
      <w:bookmarkStart w:id="47" w:name="_Figure_5"/>
      <w:bookmarkStart w:id="48" w:name="_Toc165893384"/>
      <w:bookmarkEnd w:id="47"/>
      <w:r>
        <w:t>Figure</w:t>
      </w:r>
      <w:r w:rsidR="008A2845">
        <w:t>:</w:t>
      </w:r>
      <w:r>
        <w:t xml:space="preserve"> 5</w:t>
      </w:r>
      <w:bookmarkEnd w:id="48"/>
    </w:p>
    <w:p w14:paraId="36450E74" w14:textId="0885345A" w:rsidR="00427D65" w:rsidRPr="00D2362D" w:rsidRDefault="008230CB" w:rsidP="00427D65">
      <w:pPr>
        <w:rPr>
          <w:rStyle w:val="Emphasis"/>
        </w:rPr>
      </w:pPr>
      <w:r w:rsidRPr="008230CB">
        <w:rPr>
          <w:noProof/>
        </w:rPr>
        <w:drawing>
          <wp:inline distT="0" distB="0" distL="0" distR="0" wp14:anchorId="79361524" wp14:editId="49486FE3">
            <wp:extent cx="2742695" cy="1287780"/>
            <wp:effectExtent l="0" t="0" r="635" b="7620"/>
            <wp:docPr id="1207807465" name="Picture 1" descr="A graph with blue line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7807465" name="Picture 1" descr="A graph with blue lines&#10;&#10;Description automatically generated"/>
                    <pic:cNvPicPr/>
                  </pic:nvPicPr>
                  <pic:blipFill>
                    <a:blip r:embed="rId22"/>
                    <a:stretch>
                      <a:fillRect/>
                    </a:stretch>
                  </pic:blipFill>
                  <pic:spPr>
                    <a:xfrm>
                      <a:off x="0" y="0"/>
                      <a:ext cx="2744110" cy="1288444"/>
                    </a:xfrm>
                    <a:prstGeom prst="rect">
                      <a:avLst/>
                    </a:prstGeom>
                  </pic:spPr>
                </pic:pic>
              </a:graphicData>
            </a:graphic>
          </wp:inline>
        </w:drawing>
      </w:r>
    </w:p>
    <w:p w14:paraId="4EB63D08" w14:textId="040822CB" w:rsidR="006060EB" w:rsidRPr="00D2362D" w:rsidRDefault="00D2362D" w:rsidP="004973C9">
      <w:pPr>
        <w:pStyle w:val="sectionbody"/>
        <w:ind w:hanging="72"/>
      </w:pPr>
      <w:sdt>
        <w:sdtPr>
          <w:rPr>
            <w:rStyle w:val="Emphasis"/>
          </w:rPr>
          <w:id w:val="-1380619605"/>
          <w:placeholder>
            <w:docPart w:val="38FF072405A94CD1A57E30CE21D2A811"/>
          </w:placeholder>
          <w:temporary/>
          <w:showingPlcHdr/>
          <w15:appearance w15:val="hidden"/>
        </w:sdtPr>
        <w:sdtContent>
          <w:r w:rsidRPr="00D2362D">
            <w:rPr>
              <w:rStyle w:val="Emphasis"/>
            </w:rPr>
            <w:t>Note:</w:t>
          </w:r>
        </w:sdtContent>
      </w:sdt>
      <w:r w:rsidRPr="00D2362D">
        <w:rPr>
          <w:rStyle w:val="Emphasis"/>
        </w:rPr>
        <w:t xml:space="preserve"> </w:t>
      </w:r>
      <w:r w:rsidR="00592352" w:rsidRPr="00D2362D">
        <w:rPr>
          <w:rStyle w:val="Emphasis"/>
        </w:rPr>
        <w:t>Histogram</w:t>
      </w:r>
      <w:r w:rsidR="00C36AC5" w:rsidRPr="00D2362D">
        <w:rPr>
          <w:rStyle w:val="Emphasis"/>
        </w:rPr>
        <w:t xml:space="preserve"> of the </w:t>
      </w:r>
      <w:r w:rsidR="00151461" w:rsidRPr="00D2362D">
        <w:rPr>
          <w:rStyle w:val="Emphasis"/>
        </w:rPr>
        <w:t>Bandwidth_GB_Year column</w:t>
      </w:r>
      <w:r w:rsidRPr="00D2362D">
        <w:rPr>
          <w:rStyle w:val="Emphasis"/>
        </w:rPr>
        <w:t xml:space="preserve"> </w:t>
      </w:r>
      <w:proofErr w:type="gramStart"/>
      <w:r w:rsidR="00151461" w:rsidRPr="00D2362D">
        <w:rPr>
          <w:rStyle w:val="Emphasis"/>
        </w:rPr>
        <w:t>Mean</w:t>
      </w:r>
      <w:proofErr w:type="gramEnd"/>
    </w:p>
    <w:p w14:paraId="7BCB785C" w14:textId="4930CEE9" w:rsidR="00427D65" w:rsidRDefault="00427D65" w:rsidP="00427D65">
      <w:pPr>
        <w:pStyle w:val="Heading2"/>
      </w:pPr>
      <w:bookmarkStart w:id="49" w:name="_Figure_6"/>
      <w:bookmarkStart w:id="50" w:name="_Toc165893385"/>
      <w:bookmarkEnd w:id="49"/>
      <w:r>
        <w:t>Figure</w:t>
      </w:r>
      <w:r w:rsidR="008A2845">
        <w:t>:</w:t>
      </w:r>
      <w:r>
        <w:t xml:space="preserve"> 6</w:t>
      </w:r>
      <w:bookmarkEnd w:id="50"/>
    </w:p>
    <w:p w14:paraId="16290045" w14:textId="3C67CBE5" w:rsidR="00427D65" w:rsidRDefault="006E22FF" w:rsidP="00427D65">
      <w:r w:rsidRPr="006E22FF">
        <w:rPr>
          <w:noProof/>
        </w:rPr>
        <w:drawing>
          <wp:inline distT="0" distB="0" distL="0" distR="0" wp14:anchorId="7505F3EB" wp14:editId="04DF4425">
            <wp:extent cx="2742695" cy="1266825"/>
            <wp:effectExtent l="0" t="0" r="635" b="0"/>
            <wp:docPr id="76409208" name="Picture 1" descr="A graph of a number of columns&#10;&#10;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409208" name="Picture 1" descr="A graph of a number of columns&#10;&#10;Description automatically generated with medium confidence"/>
                    <pic:cNvPicPr/>
                  </pic:nvPicPr>
                  <pic:blipFill>
                    <a:blip r:embed="rId23"/>
                    <a:stretch>
                      <a:fillRect/>
                    </a:stretch>
                  </pic:blipFill>
                  <pic:spPr>
                    <a:xfrm>
                      <a:off x="0" y="0"/>
                      <a:ext cx="2744110" cy="1267479"/>
                    </a:xfrm>
                    <a:prstGeom prst="rect">
                      <a:avLst/>
                    </a:prstGeom>
                  </pic:spPr>
                </pic:pic>
              </a:graphicData>
            </a:graphic>
          </wp:inline>
        </w:drawing>
      </w:r>
    </w:p>
    <w:p w14:paraId="152AC4C2" w14:textId="5057FEA5" w:rsidR="00815F6B" w:rsidRPr="00C61354" w:rsidRDefault="00D2362D" w:rsidP="00323617">
      <w:pPr>
        <w:pStyle w:val="sectionbody"/>
      </w:pPr>
      <w:sdt>
        <w:sdtPr>
          <w:rPr>
            <w:rStyle w:val="Emphasis"/>
          </w:rPr>
          <w:id w:val="1537075451"/>
          <w:placeholder>
            <w:docPart w:val="9EDB05A2AFEB403EAA9AD343BFC12DAC"/>
          </w:placeholder>
          <w:temporary/>
          <w:showingPlcHdr/>
          <w15:appearance w15:val="hidden"/>
        </w:sdtPr>
        <w:sdtContent>
          <w:r w:rsidRPr="00D2362D">
            <w:rPr>
              <w:rStyle w:val="Emphasis"/>
            </w:rPr>
            <w:t>Note:</w:t>
          </w:r>
        </w:sdtContent>
      </w:sdt>
      <w:r w:rsidRPr="00D2362D">
        <w:rPr>
          <w:rStyle w:val="Emphasis"/>
        </w:rPr>
        <w:t xml:space="preserve"> </w:t>
      </w:r>
      <w:r w:rsidR="00592352" w:rsidRPr="00D2362D">
        <w:rPr>
          <w:rStyle w:val="Emphasis"/>
        </w:rPr>
        <w:t>Histogram of the Tenure Column</w:t>
      </w:r>
      <w:r>
        <w:rPr>
          <w:rStyle w:val="Emphasis"/>
        </w:rPr>
        <w:t xml:space="preserve"> </w:t>
      </w:r>
      <w:r w:rsidR="00815F6B" w:rsidRPr="00D2362D">
        <w:rPr>
          <w:rStyle w:val="Emphasis"/>
        </w:rPr>
        <w:t>Mean</w:t>
      </w:r>
    </w:p>
    <w:p w14:paraId="0A275CEC" w14:textId="707E9409" w:rsidR="00427D65" w:rsidRDefault="00C21936" w:rsidP="00C21936">
      <w:pPr>
        <w:pStyle w:val="Heading2"/>
      </w:pPr>
      <w:bookmarkStart w:id="51" w:name="_Figure_7"/>
      <w:bookmarkStart w:id="52" w:name="_Toc165893386"/>
      <w:bookmarkEnd w:id="51"/>
      <w:r>
        <w:t>Figure</w:t>
      </w:r>
      <w:r w:rsidR="008A2845">
        <w:t>:</w:t>
      </w:r>
      <w:r>
        <w:t xml:space="preserve"> 7</w:t>
      </w:r>
      <w:bookmarkEnd w:id="52"/>
    </w:p>
    <w:p w14:paraId="3CC04B6B" w14:textId="339E7C21" w:rsidR="00F32523" w:rsidRDefault="002119A0" w:rsidP="00F32523">
      <w:r w:rsidRPr="002119A0">
        <w:rPr>
          <w:noProof/>
        </w:rPr>
        <w:drawing>
          <wp:inline distT="0" distB="0" distL="0" distR="0" wp14:anchorId="620CCD09" wp14:editId="4973E92E">
            <wp:extent cx="2742695" cy="1247775"/>
            <wp:effectExtent l="0" t="0" r="635" b="0"/>
            <wp:docPr id="641567811" name="Picture 1" descr="A graph of inco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1567811" name="Picture 1" descr="A graph of income&#10;&#10;Description automatically generated"/>
                    <pic:cNvPicPr/>
                  </pic:nvPicPr>
                  <pic:blipFill>
                    <a:blip r:embed="rId24"/>
                    <a:stretch>
                      <a:fillRect/>
                    </a:stretch>
                  </pic:blipFill>
                  <pic:spPr>
                    <a:xfrm>
                      <a:off x="0" y="0"/>
                      <a:ext cx="2743720" cy="1248241"/>
                    </a:xfrm>
                    <a:prstGeom prst="rect">
                      <a:avLst/>
                    </a:prstGeom>
                  </pic:spPr>
                </pic:pic>
              </a:graphicData>
            </a:graphic>
          </wp:inline>
        </w:drawing>
      </w:r>
    </w:p>
    <w:p w14:paraId="3C9726A9" w14:textId="48337FF9" w:rsidR="00C4260C" w:rsidRPr="00C61354" w:rsidRDefault="00C61354" w:rsidP="00323617">
      <w:pPr>
        <w:pStyle w:val="sectionbody"/>
        <w:rPr>
          <w:rStyle w:val="Emphasis"/>
        </w:rPr>
      </w:pPr>
      <w:sdt>
        <w:sdtPr>
          <w:rPr>
            <w:rStyle w:val="Emphasis"/>
          </w:rPr>
          <w:id w:val="215010239"/>
          <w:placeholder>
            <w:docPart w:val="A1EE065A52C544C39832C727352F291A"/>
          </w:placeholder>
          <w:temporary/>
          <w:showingPlcHdr/>
          <w15:appearance w15:val="hidden"/>
        </w:sdtPr>
        <w:sdtContent>
          <w:r w:rsidRPr="00F27DEB">
            <w:rPr>
              <w:rStyle w:val="Emphasis"/>
            </w:rPr>
            <w:t>Note:</w:t>
          </w:r>
        </w:sdtContent>
      </w:sdt>
      <w:r w:rsidRPr="00C61354">
        <w:rPr>
          <w:rStyle w:val="Emphasis"/>
        </w:rPr>
        <w:t xml:space="preserve"> </w:t>
      </w:r>
      <w:r w:rsidR="00815F6B" w:rsidRPr="00C61354">
        <w:rPr>
          <w:rStyle w:val="Emphasis"/>
        </w:rPr>
        <w:t>Histogram of the Income Column</w:t>
      </w:r>
      <w:r>
        <w:rPr>
          <w:rStyle w:val="Emphasis"/>
        </w:rPr>
        <w:t xml:space="preserve"> </w:t>
      </w:r>
      <w:r w:rsidR="00B3582D" w:rsidRPr="00C61354">
        <w:rPr>
          <w:rStyle w:val="Emphasis"/>
        </w:rPr>
        <w:t>Median</w:t>
      </w:r>
      <w:r w:rsidR="00525F59" w:rsidRPr="00C61354">
        <w:rPr>
          <w:rStyle w:val="Emphasis"/>
        </w:rPr>
        <w:t xml:space="preserve"> </w:t>
      </w:r>
    </w:p>
    <w:p w14:paraId="5E7D89ED" w14:textId="430223D7" w:rsidR="00F32523" w:rsidRPr="00F32523" w:rsidRDefault="00F32523" w:rsidP="00525F59">
      <w:pPr>
        <w:pStyle w:val="Heading2"/>
      </w:pPr>
      <w:bookmarkStart w:id="53" w:name="_Figure_8"/>
      <w:bookmarkStart w:id="54" w:name="_Toc165893387"/>
      <w:bookmarkEnd w:id="53"/>
      <w:r>
        <w:t>Figure</w:t>
      </w:r>
      <w:r w:rsidR="008A2845">
        <w:t>:</w:t>
      </w:r>
      <w:r>
        <w:t xml:space="preserve"> 8</w:t>
      </w:r>
      <w:bookmarkEnd w:id="54"/>
    </w:p>
    <w:p w14:paraId="069527C6" w14:textId="181673DA" w:rsidR="709762D6" w:rsidRDefault="004C0D19" w:rsidP="709762D6">
      <w:r w:rsidRPr="004C0D19">
        <w:rPr>
          <w:noProof/>
        </w:rPr>
        <w:drawing>
          <wp:inline distT="0" distB="0" distL="0" distR="0" wp14:anchorId="3067393B" wp14:editId="6467B9E2">
            <wp:extent cx="2743200" cy="1371600"/>
            <wp:effectExtent l="0" t="0" r="0" b="0"/>
            <wp:docPr id="1792343570" name="Picture 1" descr="A graph of age and ag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2343570" name="Picture 1" descr="A graph of age and age&#10;&#10;Description automatically generated"/>
                    <pic:cNvPicPr/>
                  </pic:nvPicPr>
                  <pic:blipFill>
                    <a:blip r:embed="rId25"/>
                    <a:stretch>
                      <a:fillRect/>
                    </a:stretch>
                  </pic:blipFill>
                  <pic:spPr>
                    <a:xfrm>
                      <a:off x="0" y="0"/>
                      <a:ext cx="2743200" cy="1371600"/>
                    </a:xfrm>
                    <a:prstGeom prst="rect">
                      <a:avLst/>
                    </a:prstGeom>
                  </pic:spPr>
                </pic:pic>
              </a:graphicData>
            </a:graphic>
          </wp:inline>
        </w:drawing>
      </w:r>
    </w:p>
    <w:p w14:paraId="4ED05B0C" w14:textId="0929B48F" w:rsidR="00827AE2" w:rsidRPr="00827AE2" w:rsidRDefault="00A34323" w:rsidP="00323617">
      <w:pPr>
        <w:pStyle w:val="sectionbody"/>
      </w:pPr>
      <w:sdt>
        <w:sdtPr>
          <w:rPr>
            <w:rStyle w:val="Emphasis"/>
          </w:rPr>
          <w:id w:val="-1099956613"/>
          <w:placeholder>
            <w:docPart w:val="4FCA59194280480D85D7C1D666138303"/>
          </w:placeholder>
          <w:temporary/>
          <w:showingPlcHdr/>
          <w15:appearance w15:val="hidden"/>
        </w:sdtPr>
        <w:sdtContent>
          <w:r w:rsidRPr="00A34323">
            <w:rPr>
              <w:rStyle w:val="Emphasis"/>
            </w:rPr>
            <w:t>Note:</w:t>
          </w:r>
        </w:sdtContent>
      </w:sdt>
      <w:r w:rsidRPr="00A34323">
        <w:rPr>
          <w:rStyle w:val="Emphasis"/>
        </w:rPr>
        <w:t xml:space="preserve"> </w:t>
      </w:r>
      <w:r w:rsidR="00B3582D" w:rsidRPr="00A34323">
        <w:rPr>
          <w:rStyle w:val="Emphasis"/>
        </w:rPr>
        <w:t>Histogram of the Age Co</w:t>
      </w:r>
      <w:r w:rsidR="0019366A" w:rsidRPr="00A34323">
        <w:rPr>
          <w:rStyle w:val="Emphasis"/>
        </w:rPr>
        <w:t>lumn</w:t>
      </w:r>
      <w:r>
        <w:rPr>
          <w:rStyle w:val="Emphasis"/>
        </w:rPr>
        <w:t xml:space="preserve"> </w:t>
      </w:r>
      <w:r w:rsidR="0019366A" w:rsidRPr="00A34323">
        <w:rPr>
          <w:rStyle w:val="Emphasis"/>
        </w:rPr>
        <w:t>Median</w:t>
      </w:r>
      <w:bookmarkStart w:id="55" w:name="_Figure_9"/>
      <w:bookmarkEnd w:id="55"/>
    </w:p>
    <w:p w14:paraId="232384F0" w14:textId="55C4127D" w:rsidR="5643BF48" w:rsidRDefault="00C02F9B" w:rsidP="00C02F9B">
      <w:pPr>
        <w:pStyle w:val="Heading2"/>
      </w:pPr>
      <w:bookmarkStart w:id="56" w:name="_Toc165893388"/>
      <w:r>
        <w:t>Figure</w:t>
      </w:r>
      <w:r w:rsidR="008A2845">
        <w:t>:</w:t>
      </w:r>
      <w:r>
        <w:t xml:space="preserve"> 9</w:t>
      </w:r>
      <w:bookmarkEnd w:id="56"/>
    </w:p>
    <w:p w14:paraId="624FBCB7" w14:textId="642D890F" w:rsidR="00C02F9B" w:rsidRDefault="00963869" w:rsidP="00C02F9B">
      <w:r w:rsidRPr="00963869">
        <w:rPr>
          <w:noProof/>
        </w:rPr>
        <w:drawing>
          <wp:inline distT="0" distB="0" distL="0" distR="0" wp14:anchorId="41EFE3AF" wp14:editId="530D3BFC">
            <wp:extent cx="2742695" cy="1280160"/>
            <wp:effectExtent l="0" t="0" r="635" b="0"/>
            <wp:docPr id="268292566" name="Picture 1" descr="A graph with blue and black bar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8292566" name="Picture 1" descr="A graph with blue and black bars&#10;&#10;Description automatically generated"/>
                    <pic:cNvPicPr/>
                  </pic:nvPicPr>
                  <pic:blipFill>
                    <a:blip r:embed="rId26"/>
                    <a:stretch>
                      <a:fillRect/>
                    </a:stretch>
                  </pic:blipFill>
                  <pic:spPr>
                    <a:xfrm>
                      <a:off x="0" y="0"/>
                      <a:ext cx="2742695" cy="1280160"/>
                    </a:xfrm>
                    <a:prstGeom prst="rect">
                      <a:avLst/>
                    </a:prstGeom>
                  </pic:spPr>
                </pic:pic>
              </a:graphicData>
            </a:graphic>
          </wp:inline>
        </w:drawing>
      </w:r>
    </w:p>
    <w:p w14:paraId="06DA6D4C" w14:textId="303ED749" w:rsidR="00457A30" w:rsidRPr="00457A30" w:rsidRDefault="00457A30" w:rsidP="00457A30">
      <w:pPr>
        <w:pStyle w:val="ListParagraph"/>
        <w:rPr>
          <w:rStyle w:val="Emphasis"/>
        </w:rPr>
      </w:pPr>
      <w:sdt>
        <w:sdtPr>
          <w:rPr>
            <w:rStyle w:val="Emphasis"/>
          </w:rPr>
          <w:id w:val="-829906459"/>
          <w:placeholder>
            <w:docPart w:val="350B3B9915B54F76BB4B583FF18528E6"/>
          </w:placeholder>
          <w:temporary/>
          <w:showingPlcHdr/>
          <w15:appearance w15:val="hidden"/>
        </w:sdtPr>
        <w:sdtContent>
          <w:r w:rsidRPr="00457A30">
            <w:rPr>
              <w:rStyle w:val="Emphasis"/>
            </w:rPr>
            <w:t>Note:</w:t>
          </w:r>
        </w:sdtContent>
      </w:sdt>
      <w:r w:rsidRPr="00457A30">
        <w:rPr>
          <w:rStyle w:val="Emphasis"/>
        </w:rPr>
        <w:t xml:space="preserve"> Histogram of the Children Column Media</w:t>
      </w:r>
      <w:r>
        <w:rPr>
          <w:rStyle w:val="Emphasis"/>
        </w:rPr>
        <w:t>n</w:t>
      </w:r>
    </w:p>
    <w:p w14:paraId="269EBD40" w14:textId="166FB01D" w:rsidR="00F555EA" w:rsidRDefault="00F555EA" w:rsidP="00F555EA">
      <w:pPr>
        <w:pStyle w:val="Heading2"/>
      </w:pPr>
      <w:bookmarkStart w:id="57" w:name="_Table_5"/>
      <w:bookmarkStart w:id="58" w:name="_Figure_10"/>
      <w:bookmarkStart w:id="59" w:name="_Toc165893389"/>
      <w:bookmarkEnd w:id="57"/>
      <w:bookmarkEnd w:id="58"/>
      <w:r>
        <w:t>Figure</w:t>
      </w:r>
      <w:r w:rsidR="008A2845">
        <w:t>:</w:t>
      </w:r>
      <w:r>
        <w:t xml:space="preserve"> 10</w:t>
      </w:r>
      <w:bookmarkEnd w:id="59"/>
      <w:r>
        <w:t xml:space="preserve"> </w:t>
      </w:r>
    </w:p>
    <w:p w14:paraId="67DA2E75" w14:textId="38238625" w:rsidR="00F555EA" w:rsidRDefault="00206C99" w:rsidP="00F555EA">
      <w:r w:rsidRPr="00206C99">
        <w:rPr>
          <w:noProof/>
        </w:rPr>
        <w:drawing>
          <wp:inline distT="0" distB="0" distL="0" distR="0" wp14:anchorId="688D5A3D" wp14:editId="0BB78D6D">
            <wp:extent cx="2743200" cy="1280160"/>
            <wp:effectExtent l="0" t="0" r="0" b="0"/>
            <wp:docPr id="1065743564" name="Picture 1" descr="A graph of a diagram&#10;&#10;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5743564" name="Picture 1" descr="A graph of a diagram&#10;&#10;Description automatically generated with medium confidence"/>
                    <pic:cNvPicPr/>
                  </pic:nvPicPr>
                  <pic:blipFill>
                    <a:blip r:embed="rId27"/>
                    <a:stretch>
                      <a:fillRect/>
                    </a:stretch>
                  </pic:blipFill>
                  <pic:spPr>
                    <a:xfrm>
                      <a:off x="0" y="0"/>
                      <a:ext cx="2743200" cy="1280160"/>
                    </a:xfrm>
                    <a:prstGeom prst="rect">
                      <a:avLst/>
                    </a:prstGeom>
                  </pic:spPr>
                </pic:pic>
              </a:graphicData>
            </a:graphic>
          </wp:inline>
        </w:drawing>
      </w:r>
    </w:p>
    <w:p w14:paraId="290494B9" w14:textId="4D422D02" w:rsidR="00300AFA" w:rsidRPr="00457A30" w:rsidRDefault="00457A30" w:rsidP="00323617">
      <w:pPr>
        <w:pStyle w:val="sectionbody"/>
        <w:rPr>
          <w:rStyle w:val="Emphasis"/>
        </w:rPr>
      </w:pPr>
      <w:sdt>
        <w:sdtPr>
          <w:rPr>
            <w:rStyle w:val="Emphasis"/>
          </w:rPr>
          <w:id w:val="-1451237909"/>
          <w:placeholder>
            <w:docPart w:val="10DB40E7A1FE4693923F84435C8C38DA"/>
          </w:placeholder>
          <w:temporary/>
          <w:showingPlcHdr/>
          <w15:appearance w15:val="hidden"/>
        </w:sdtPr>
        <w:sdtContent>
          <w:r w:rsidRPr="00457A30">
            <w:rPr>
              <w:rStyle w:val="Emphasis"/>
            </w:rPr>
            <w:t>Note:</w:t>
          </w:r>
        </w:sdtContent>
      </w:sdt>
      <w:r w:rsidRPr="00457A30">
        <w:rPr>
          <w:rStyle w:val="Emphasis"/>
        </w:rPr>
        <w:t xml:space="preserve"> </w:t>
      </w:r>
      <w:r w:rsidR="00C8562F" w:rsidRPr="00457A30">
        <w:rPr>
          <w:rStyle w:val="Emphasis"/>
        </w:rPr>
        <w:t xml:space="preserve">Column: </w:t>
      </w:r>
      <w:r w:rsidR="0070448A" w:rsidRPr="00457A30">
        <w:rPr>
          <w:rStyle w:val="Emphasis"/>
        </w:rPr>
        <w:t>TechSupport</w:t>
      </w:r>
    </w:p>
    <w:p w14:paraId="7BC00F79" w14:textId="48378ED7" w:rsidR="00300AFA" w:rsidRDefault="00646E2D" w:rsidP="00300AFA">
      <w:pPr>
        <w:pStyle w:val="Heading2"/>
      </w:pPr>
      <w:bookmarkStart w:id="60" w:name="_Toc165893390"/>
      <w:r>
        <w:t>Figure</w:t>
      </w:r>
      <w:r w:rsidR="008A2845">
        <w:t>:</w:t>
      </w:r>
      <w:r>
        <w:t xml:space="preserve"> 11</w:t>
      </w:r>
      <w:bookmarkEnd w:id="60"/>
    </w:p>
    <w:p w14:paraId="00134F3C" w14:textId="0A6A3349" w:rsidR="00646E2D" w:rsidRDefault="00A32D06" w:rsidP="00646E2D">
      <w:r w:rsidRPr="00A32D06">
        <w:rPr>
          <w:noProof/>
        </w:rPr>
        <w:drawing>
          <wp:inline distT="0" distB="0" distL="0" distR="0" wp14:anchorId="273E3D6E" wp14:editId="28578196">
            <wp:extent cx="2743200" cy="1280160"/>
            <wp:effectExtent l="0" t="0" r="0" b="0"/>
            <wp:docPr id="1385551112" name="Picture 1" descr="A graph with a blue rectangl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5551112" name="Picture 1" descr="A graph with a blue rectangle&#10;&#10;Description automatically generated"/>
                    <pic:cNvPicPr/>
                  </pic:nvPicPr>
                  <pic:blipFill>
                    <a:blip r:embed="rId28"/>
                    <a:stretch>
                      <a:fillRect/>
                    </a:stretch>
                  </pic:blipFill>
                  <pic:spPr>
                    <a:xfrm>
                      <a:off x="0" y="0"/>
                      <a:ext cx="2743200" cy="1280160"/>
                    </a:xfrm>
                    <a:prstGeom prst="rect">
                      <a:avLst/>
                    </a:prstGeom>
                  </pic:spPr>
                </pic:pic>
              </a:graphicData>
            </a:graphic>
          </wp:inline>
        </w:drawing>
      </w:r>
    </w:p>
    <w:p w14:paraId="2C5B7614" w14:textId="03EB62CF" w:rsidR="005C59C9" w:rsidRPr="00457A30" w:rsidRDefault="00457A30" w:rsidP="00323617">
      <w:pPr>
        <w:pStyle w:val="sectionbody"/>
        <w:rPr>
          <w:rStyle w:val="Emphasis"/>
        </w:rPr>
      </w:pPr>
      <w:sdt>
        <w:sdtPr>
          <w:rPr>
            <w:rStyle w:val="Emphasis"/>
          </w:rPr>
          <w:id w:val="-41224383"/>
          <w:placeholder>
            <w:docPart w:val="6B138103AB394C51B9DFF8121D3C5C2D"/>
          </w:placeholder>
          <w:temporary/>
          <w:showingPlcHdr/>
          <w15:appearance w15:val="hidden"/>
        </w:sdtPr>
        <w:sdtContent>
          <w:r w:rsidRPr="00457A30">
            <w:rPr>
              <w:rStyle w:val="Emphasis"/>
            </w:rPr>
            <w:t>Note:</w:t>
          </w:r>
        </w:sdtContent>
      </w:sdt>
      <w:r w:rsidRPr="00457A30">
        <w:rPr>
          <w:rStyle w:val="Emphasis"/>
        </w:rPr>
        <w:t xml:space="preserve"> </w:t>
      </w:r>
      <w:r w:rsidR="005C59C9" w:rsidRPr="00457A30">
        <w:rPr>
          <w:rStyle w:val="Emphasis"/>
        </w:rPr>
        <w:t>Column: Phone</w:t>
      </w:r>
    </w:p>
    <w:p w14:paraId="2BB4927A" w14:textId="1ED76482" w:rsidR="005C59C9" w:rsidRDefault="005C59C9" w:rsidP="008B1435">
      <w:pPr>
        <w:pStyle w:val="Heading2"/>
      </w:pPr>
      <w:bookmarkStart w:id="61" w:name="_Toc165893391"/>
      <w:r>
        <w:t>Figure</w:t>
      </w:r>
      <w:r w:rsidR="008A2845">
        <w:t>:</w:t>
      </w:r>
      <w:r>
        <w:t xml:space="preserve"> 12</w:t>
      </w:r>
      <w:bookmarkEnd w:id="61"/>
    </w:p>
    <w:p w14:paraId="795C470A" w14:textId="118FC26D" w:rsidR="005C59C9" w:rsidRDefault="00696E9F" w:rsidP="003A1FC1">
      <w:pPr>
        <w:pStyle w:val="sectionbody"/>
        <w:ind w:left="0" w:firstLine="0"/>
      </w:pPr>
      <w:r>
        <w:rPr>
          <w:noProof/>
        </w:rPr>
        <w:drawing>
          <wp:inline distT="0" distB="0" distL="0" distR="0" wp14:anchorId="0D127701" wp14:editId="1094972E">
            <wp:extent cx="2743200" cy="1152525"/>
            <wp:effectExtent l="0" t="0" r="0" b="9525"/>
            <wp:docPr id="716691812"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48617" cy="1154801"/>
                    </a:xfrm>
                    <a:prstGeom prst="rect">
                      <a:avLst/>
                    </a:prstGeom>
                    <a:noFill/>
                  </pic:spPr>
                </pic:pic>
              </a:graphicData>
            </a:graphic>
          </wp:inline>
        </w:drawing>
      </w:r>
    </w:p>
    <w:p w14:paraId="598F2DBF" w14:textId="11CA056F" w:rsidR="0065500B" w:rsidRPr="00457A30" w:rsidRDefault="00457A30" w:rsidP="00323617">
      <w:pPr>
        <w:pStyle w:val="sectionbody"/>
      </w:pPr>
      <w:sdt>
        <w:sdtPr>
          <w:rPr>
            <w:rStyle w:val="Emphasis"/>
          </w:rPr>
          <w:id w:val="-260841017"/>
          <w:placeholder>
            <w:docPart w:val="2AEB9D430CD14E77B10048C6A2DD0734"/>
          </w:placeholder>
          <w:temporary/>
          <w:showingPlcHdr/>
          <w15:appearance w15:val="hidden"/>
        </w:sdtPr>
        <w:sdtContent>
          <w:r w:rsidRPr="00457A30">
            <w:rPr>
              <w:rStyle w:val="Emphasis"/>
            </w:rPr>
            <w:t>Note:</w:t>
          </w:r>
        </w:sdtContent>
      </w:sdt>
      <w:r w:rsidRPr="00457A30">
        <w:rPr>
          <w:rStyle w:val="Emphasis"/>
        </w:rPr>
        <w:t xml:space="preserve"> </w:t>
      </w:r>
      <w:r w:rsidR="008F392C" w:rsidRPr="00457A30">
        <w:rPr>
          <w:rStyle w:val="Emphasis"/>
        </w:rPr>
        <w:t xml:space="preserve">Column: </w:t>
      </w:r>
      <w:r w:rsidR="00565ED1" w:rsidRPr="00457A30">
        <w:rPr>
          <w:rStyle w:val="Emphasis"/>
        </w:rPr>
        <w:t>Techie</w:t>
      </w:r>
    </w:p>
    <w:p w14:paraId="3A5825E3" w14:textId="61C08281" w:rsidR="0065500B" w:rsidRDefault="0065500B" w:rsidP="00EE3C07">
      <w:pPr>
        <w:pStyle w:val="Heading2"/>
      </w:pPr>
      <w:bookmarkStart w:id="62" w:name="_Toc165893392"/>
      <w:r>
        <w:t>Figure</w:t>
      </w:r>
      <w:r w:rsidR="008A2845">
        <w:t>:</w:t>
      </w:r>
      <w:r>
        <w:t xml:space="preserve"> 13</w:t>
      </w:r>
      <w:bookmarkEnd w:id="62"/>
    </w:p>
    <w:p w14:paraId="0523D916" w14:textId="2E62ABB2" w:rsidR="00EE3C07" w:rsidRDefault="006D7649" w:rsidP="003A1FC1">
      <w:pPr>
        <w:pStyle w:val="sectionbody"/>
        <w:ind w:hanging="252"/>
      </w:pPr>
      <w:r>
        <w:rPr>
          <w:noProof/>
        </w:rPr>
        <w:drawing>
          <wp:inline distT="0" distB="0" distL="0" distR="0" wp14:anchorId="714136FC" wp14:editId="671220AD">
            <wp:extent cx="2743200" cy="1280160"/>
            <wp:effectExtent l="0" t="0" r="0" b="0"/>
            <wp:docPr id="2128528829"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43200" cy="1280160"/>
                    </a:xfrm>
                    <a:prstGeom prst="rect">
                      <a:avLst/>
                    </a:prstGeom>
                    <a:noFill/>
                  </pic:spPr>
                </pic:pic>
              </a:graphicData>
            </a:graphic>
          </wp:inline>
        </w:drawing>
      </w:r>
    </w:p>
    <w:p w14:paraId="0A94F556" w14:textId="6261AA8D" w:rsidR="00202C46" w:rsidRPr="00457A30" w:rsidRDefault="00457A30" w:rsidP="00323617">
      <w:pPr>
        <w:pStyle w:val="sectionbody"/>
      </w:pPr>
      <w:sdt>
        <w:sdtPr>
          <w:rPr>
            <w:rStyle w:val="Emphasis"/>
          </w:rPr>
          <w:id w:val="-2066560709"/>
          <w:placeholder>
            <w:docPart w:val="B07A881756374D6C9E74256F81144621"/>
          </w:placeholder>
          <w:temporary/>
          <w:showingPlcHdr/>
          <w15:appearance w15:val="hidden"/>
        </w:sdtPr>
        <w:sdtContent>
          <w:r w:rsidRPr="00457A30">
            <w:rPr>
              <w:rStyle w:val="Emphasis"/>
            </w:rPr>
            <w:t>Note:</w:t>
          </w:r>
        </w:sdtContent>
      </w:sdt>
      <w:r w:rsidRPr="00457A30">
        <w:rPr>
          <w:rStyle w:val="Emphasis"/>
        </w:rPr>
        <w:t xml:space="preserve"> </w:t>
      </w:r>
      <w:r w:rsidR="00202C46" w:rsidRPr="00457A30">
        <w:rPr>
          <w:rStyle w:val="Emphasis"/>
        </w:rPr>
        <w:t>Column: Income</w:t>
      </w:r>
    </w:p>
    <w:p w14:paraId="5070D7D4" w14:textId="315B83AD" w:rsidR="00202C46" w:rsidRDefault="00202C46" w:rsidP="00E21A40">
      <w:pPr>
        <w:pStyle w:val="Heading2"/>
      </w:pPr>
      <w:bookmarkStart w:id="63" w:name="_Toc165893393"/>
      <w:r>
        <w:t>Figure</w:t>
      </w:r>
      <w:r w:rsidR="008A2845">
        <w:t>:</w:t>
      </w:r>
      <w:r>
        <w:t xml:space="preserve"> 14</w:t>
      </w:r>
      <w:bookmarkEnd w:id="63"/>
    </w:p>
    <w:p w14:paraId="154E6804" w14:textId="1A3F4A51" w:rsidR="00202C46" w:rsidRDefault="00082A3F" w:rsidP="003A1FC1">
      <w:pPr>
        <w:pStyle w:val="sectionbody"/>
        <w:ind w:hanging="252"/>
      </w:pPr>
      <w:r>
        <w:rPr>
          <w:noProof/>
        </w:rPr>
        <w:drawing>
          <wp:inline distT="0" distB="0" distL="0" distR="0" wp14:anchorId="30B5E35A" wp14:editId="627117F3">
            <wp:extent cx="2743200" cy="1280160"/>
            <wp:effectExtent l="0" t="0" r="0" b="0"/>
            <wp:docPr id="1433442308"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743200" cy="1280160"/>
                    </a:xfrm>
                    <a:prstGeom prst="rect">
                      <a:avLst/>
                    </a:prstGeom>
                    <a:noFill/>
                  </pic:spPr>
                </pic:pic>
              </a:graphicData>
            </a:graphic>
          </wp:inline>
        </w:drawing>
      </w:r>
    </w:p>
    <w:p w14:paraId="650D4829" w14:textId="22B0E74F" w:rsidR="00373834" w:rsidRPr="00457A30" w:rsidRDefault="00457A30" w:rsidP="00323617">
      <w:pPr>
        <w:pStyle w:val="sectionbody"/>
        <w:rPr>
          <w:rStyle w:val="Emphasis"/>
        </w:rPr>
      </w:pPr>
      <w:sdt>
        <w:sdtPr>
          <w:rPr>
            <w:rStyle w:val="Emphasis"/>
          </w:rPr>
          <w:id w:val="-1719889409"/>
          <w:placeholder>
            <w:docPart w:val="CD13A13B94F04B1EA70DE10181D46962"/>
          </w:placeholder>
          <w:temporary/>
          <w:showingPlcHdr/>
          <w15:appearance w15:val="hidden"/>
        </w:sdtPr>
        <w:sdtContent>
          <w:r w:rsidRPr="00457A30">
            <w:rPr>
              <w:rStyle w:val="Emphasis"/>
            </w:rPr>
            <w:t>Note:</w:t>
          </w:r>
        </w:sdtContent>
      </w:sdt>
      <w:r w:rsidRPr="00457A30">
        <w:rPr>
          <w:rStyle w:val="Emphasis"/>
        </w:rPr>
        <w:t xml:space="preserve"> </w:t>
      </w:r>
      <w:r w:rsidR="00373834" w:rsidRPr="00457A30">
        <w:rPr>
          <w:rStyle w:val="Emphasis"/>
        </w:rPr>
        <w:t>Column: Age</w:t>
      </w:r>
    </w:p>
    <w:p w14:paraId="21727F4C" w14:textId="36758B61" w:rsidR="00373834" w:rsidRDefault="00373834" w:rsidP="00E21A40">
      <w:pPr>
        <w:pStyle w:val="Heading2"/>
      </w:pPr>
      <w:bookmarkStart w:id="64" w:name="_Toc165893394"/>
      <w:r>
        <w:t>Figure: 15</w:t>
      </w:r>
      <w:bookmarkEnd w:id="64"/>
    </w:p>
    <w:p w14:paraId="3F9E98FA" w14:textId="4E7F7588" w:rsidR="00373834" w:rsidRDefault="00DD48F2" w:rsidP="003A1FC1">
      <w:pPr>
        <w:pStyle w:val="sectionbody"/>
        <w:ind w:hanging="342"/>
      </w:pPr>
      <w:r>
        <w:rPr>
          <w:noProof/>
        </w:rPr>
        <w:drawing>
          <wp:inline distT="0" distB="0" distL="0" distR="0" wp14:anchorId="6D2ACBAB" wp14:editId="3630AEF7">
            <wp:extent cx="2743200" cy="1280160"/>
            <wp:effectExtent l="0" t="0" r="0" b="0"/>
            <wp:docPr id="1325521108"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43200" cy="1280160"/>
                    </a:xfrm>
                    <a:prstGeom prst="rect">
                      <a:avLst/>
                    </a:prstGeom>
                    <a:noFill/>
                  </pic:spPr>
                </pic:pic>
              </a:graphicData>
            </a:graphic>
          </wp:inline>
        </w:drawing>
      </w:r>
    </w:p>
    <w:p w14:paraId="0FD718BB" w14:textId="52F39E9A" w:rsidR="00FF7959" w:rsidRPr="00457A30" w:rsidRDefault="00457A30" w:rsidP="00323617">
      <w:pPr>
        <w:pStyle w:val="sectionbody"/>
      </w:pPr>
      <w:sdt>
        <w:sdtPr>
          <w:rPr>
            <w:rStyle w:val="Emphasis"/>
          </w:rPr>
          <w:id w:val="-280193007"/>
          <w:placeholder>
            <w:docPart w:val="D61D22D0987B43A68A21721C4B4D71D9"/>
          </w:placeholder>
          <w:temporary/>
          <w:showingPlcHdr/>
          <w15:appearance w15:val="hidden"/>
        </w:sdtPr>
        <w:sdtContent>
          <w:r w:rsidRPr="00457A30">
            <w:rPr>
              <w:rStyle w:val="Emphasis"/>
            </w:rPr>
            <w:t>Note:</w:t>
          </w:r>
        </w:sdtContent>
      </w:sdt>
      <w:r w:rsidRPr="00457A30">
        <w:rPr>
          <w:rStyle w:val="Emphasis"/>
        </w:rPr>
        <w:t xml:space="preserve"> </w:t>
      </w:r>
      <w:r w:rsidR="00FF7959" w:rsidRPr="00457A30">
        <w:rPr>
          <w:rStyle w:val="Emphasis"/>
        </w:rPr>
        <w:t>column: Children</w:t>
      </w:r>
    </w:p>
    <w:p w14:paraId="28FD5A8F" w14:textId="0E535DBE" w:rsidR="00FF7959" w:rsidRDefault="00B67A5D" w:rsidP="009609F8">
      <w:pPr>
        <w:pStyle w:val="Heading2"/>
      </w:pPr>
      <w:bookmarkStart w:id="65" w:name="_Toc165893395"/>
      <w:r>
        <w:t>Figure</w:t>
      </w:r>
      <w:r w:rsidR="00A95951">
        <w:t>: 16</w:t>
      </w:r>
      <w:bookmarkEnd w:id="65"/>
    </w:p>
    <w:p w14:paraId="2A2C38F4" w14:textId="551D5163" w:rsidR="00FC0C69" w:rsidRDefault="00C34685" w:rsidP="00FC0C69">
      <w:r>
        <w:rPr>
          <w:noProof/>
        </w:rPr>
        <w:drawing>
          <wp:inline distT="0" distB="0" distL="0" distR="0" wp14:anchorId="7459D939" wp14:editId="07D61267">
            <wp:extent cx="2743200" cy="1152939"/>
            <wp:effectExtent l="0" t="0" r="0" b="9525"/>
            <wp:docPr id="1641621358"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748353" cy="1155105"/>
                    </a:xfrm>
                    <a:prstGeom prst="rect">
                      <a:avLst/>
                    </a:prstGeom>
                    <a:noFill/>
                  </pic:spPr>
                </pic:pic>
              </a:graphicData>
            </a:graphic>
          </wp:inline>
        </w:drawing>
      </w:r>
    </w:p>
    <w:p w14:paraId="2720E7A1" w14:textId="1343DA4A" w:rsidR="003E5D93" w:rsidRPr="00457A30" w:rsidRDefault="00457A30" w:rsidP="00FC0C69">
      <w:pPr>
        <w:rPr>
          <w:rStyle w:val="Emphasis"/>
        </w:rPr>
      </w:pPr>
      <w:sdt>
        <w:sdtPr>
          <w:rPr>
            <w:rStyle w:val="Emphasis"/>
          </w:rPr>
          <w:id w:val="-207039133"/>
          <w:placeholder>
            <w:docPart w:val="3B1067BBC3374D4CB7FEB5635BE06BF5"/>
          </w:placeholder>
          <w:temporary/>
          <w:showingPlcHdr/>
          <w15:appearance w15:val="hidden"/>
        </w:sdtPr>
        <w:sdtContent>
          <w:r w:rsidRPr="00457A30">
            <w:rPr>
              <w:rStyle w:val="Emphasis"/>
            </w:rPr>
            <w:t>Note:</w:t>
          </w:r>
        </w:sdtContent>
      </w:sdt>
      <w:r w:rsidRPr="00457A30">
        <w:rPr>
          <w:rStyle w:val="Emphasis"/>
        </w:rPr>
        <w:t xml:space="preserve"> </w:t>
      </w:r>
      <w:r w:rsidR="003E5D93" w:rsidRPr="00457A30">
        <w:rPr>
          <w:rStyle w:val="Emphasis"/>
        </w:rPr>
        <w:t>Column: Tenure</w:t>
      </w:r>
    </w:p>
    <w:p w14:paraId="7DB3D703" w14:textId="23BDB59E" w:rsidR="000132E5" w:rsidRDefault="002A38D6" w:rsidP="008A2845">
      <w:pPr>
        <w:pStyle w:val="Heading2"/>
      </w:pPr>
      <w:bookmarkStart w:id="66" w:name="_Toc165893396"/>
      <w:r>
        <w:t>Figure</w:t>
      </w:r>
      <w:r w:rsidR="008A2845">
        <w:t>: 17</w:t>
      </w:r>
      <w:bookmarkEnd w:id="66"/>
    </w:p>
    <w:p w14:paraId="09A3643F" w14:textId="5C49743D" w:rsidR="008A2845" w:rsidRPr="008A2845" w:rsidRDefault="008A2845" w:rsidP="008A2845">
      <w:pPr>
        <w:pStyle w:val="ListParagraph"/>
      </w:pPr>
      <w:r>
        <w:rPr>
          <w:noProof/>
        </w:rPr>
        <w:drawing>
          <wp:inline distT="0" distB="0" distL="0" distR="0" wp14:anchorId="08FD4093" wp14:editId="76A2F6E7">
            <wp:extent cx="2743200" cy="1280160"/>
            <wp:effectExtent l="0" t="0" r="0" b="0"/>
            <wp:docPr id="755089609" name="Picture 10" descr="A graph of a number of blue bar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5089609" name="Picture 10" descr="A graph of a number of blue bars&#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43200" cy="1280160"/>
                    </a:xfrm>
                    <a:prstGeom prst="rect">
                      <a:avLst/>
                    </a:prstGeom>
                    <a:noFill/>
                  </pic:spPr>
                </pic:pic>
              </a:graphicData>
            </a:graphic>
          </wp:inline>
        </w:drawing>
      </w:r>
    </w:p>
    <w:p w14:paraId="58394CC7" w14:textId="2DD520D1" w:rsidR="00A269C2" w:rsidRPr="001B543B" w:rsidRDefault="00457A30" w:rsidP="001B543B">
      <w:pPr>
        <w:rPr>
          <w:rFonts w:ascii="Aleo" w:hAnsi="Aleo"/>
          <w:i/>
          <w:iCs/>
          <w:sz w:val="18"/>
        </w:rPr>
      </w:pPr>
      <w:sdt>
        <w:sdtPr>
          <w:rPr>
            <w:rStyle w:val="Emphasis"/>
          </w:rPr>
          <w:id w:val="1513338501"/>
          <w:placeholder>
            <w:docPart w:val="70D02CB86E4541C0A9CD5B20BF2594F4"/>
          </w:placeholder>
          <w:temporary/>
          <w:showingPlcHdr/>
          <w15:appearance w15:val="hidden"/>
        </w:sdtPr>
        <w:sdtContent>
          <w:r w:rsidRPr="00457A30">
            <w:rPr>
              <w:rStyle w:val="Emphasis"/>
            </w:rPr>
            <w:t>Note:</w:t>
          </w:r>
        </w:sdtContent>
      </w:sdt>
      <w:r w:rsidRPr="00457A30">
        <w:rPr>
          <w:rStyle w:val="Emphasis"/>
        </w:rPr>
        <w:t xml:space="preserve"> </w:t>
      </w:r>
      <w:r w:rsidR="003E5D93" w:rsidRPr="00457A30">
        <w:rPr>
          <w:rStyle w:val="Emphasis"/>
        </w:rPr>
        <w:t>Column: Bandwidth_GB_Year</w:t>
      </w:r>
      <w:r w:rsidR="001B543B">
        <w:rPr>
          <w:rStyle w:val="Emphasis"/>
        </w:rPr>
        <w:br w:type="column"/>
      </w:r>
      <w:bookmarkStart w:id="67" w:name="_Figure:_18"/>
      <w:bookmarkEnd w:id="67"/>
      <w:r w:rsidR="00A269C2" w:rsidRPr="001B543B">
        <w:rPr>
          <w:rStyle w:val="Heading2Char"/>
        </w:rPr>
        <w:t>Figure: 1</w:t>
      </w:r>
      <w:r w:rsidR="000132E5" w:rsidRPr="001B543B">
        <w:rPr>
          <w:rStyle w:val="Heading2Char"/>
        </w:rPr>
        <w:t>8</w:t>
      </w:r>
    </w:p>
    <w:p w14:paraId="7CB7EA3A" w14:textId="31F28568" w:rsidR="001B543B" w:rsidRPr="001B543B" w:rsidRDefault="001B543B" w:rsidP="001B543B">
      <w:pPr>
        <w:pStyle w:val="Heading5"/>
        <w:numPr>
          <w:ilvl w:val="0"/>
          <w:numId w:val="0"/>
        </w:numPr>
        <w:ind w:left="360"/>
        <w:sectPr w:rsidR="001B543B" w:rsidRPr="001B543B" w:rsidSect="00642DCC">
          <w:headerReference w:type="default" r:id="rId35"/>
          <w:headerReference w:type="first" r:id="rId36"/>
          <w:type w:val="continuous"/>
          <w:pgSz w:w="12240" w:h="15840"/>
          <w:pgMar w:top="720" w:right="720" w:bottom="720" w:left="720" w:header="720" w:footer="720" w:gutter="0"/>
          <w:cols w:num="2" w:space="720"/>
          <w:titlePg/>
          <w:docGrid w:linePitch="360"/>
        </w:sectPr>
      </w:pPr>
      <w:r w:rsidRPr="00A269C2">
        <w:rPr>
          <w:noProof/>
        </w:rPr>
        <w:drawing>
          <wp:inline distT="0" distB="0" distL="0" distR="0" wp14:anchorId="322F97BB" wp14:editId="56036E70">
            <wp:extent cx="1868557" cy="1982376"/>
            <wp:effectExtent l="0" t="0" r="0" b="0"/>
            <wp:docPr id="147210381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03812" name="Picture 1" descr="A screenshot of a computer screen&#10;&#10;Description automatically generated"/>
                    <pic:cNvPicPr/>
                  </pic:nvPicPr>
                  <pic:blipFill>
                    <a:blip r:embed="rId37"/>
                    <a:stretch>
                      <a:fillRect/>
                    </a:stretch>
                  </pic:blipFill>
                  <pic:spPr>
                    <a:xfrm>
                      <a:off x="0" y="0"/>
                      <a:ext cx="1888484" cy="2003517"/>
                    </a:xfrm>
                    <a:prstGeom prst="rect">
                      <a:avLst/>
                    </a:prstGeom>
                  </pic:spPr>
                </pic:pic>
              </a:graphicData>
            </a:graphic>
          </wp:inline>
        </w:drawing>
      </w:r>
    </w:p>
    <w:p w14:paraId="292A05C9" w14:textId="4593C820" w:rsidR="00A269C2" w:rsidRDefault="00A730FD" w:rsidP="003F3B23">
      <w:pPr>
        <w:pStyle w:val="Heading2"/>
      </w:pPr>
      <w:bookmarkStart w:id="87" w:name="_Toc165893397"/>
      <w:r>
        <w:t>Figure</w:t>
      </w:r>
      <w:r w:rsidR="008A2845">
        <w:t>:</w:t>
      </w:r>
      <w:r>
        <w:t xml:space="preserve"> 19</w:t>
      </w:r>
      <w:r w:rsidR="003F3B23">
        <w:t>.</w:t>
      </w:r>
      <w:bookmarkEnd w:id="87"/>
      <w:r w:rsidR="003F3B23">
        <w:t xml:space="preserve"> </w:t>
      </w:r>
    </w:p>
    <w:p w14:paraId="4ADC8656" w14:textId="32B7E6A0" w:rsidR="003F3B23" w:rsidRDefault="001B543B" w:rsidP="003F3B23">
      <w:r>
        <w:rPr>
          <w:noProof/>
        </w:rPr>
        <w:lastRenderedPageBreak/>
        <w:drawing>
          <wp:inline distT="0" distB="0" distL="0" distR="0" wp14:anchorId="54175B12" wp14:editId="64BFC8E4">
            <wp:extent cx="6591631" cy="5467598"/>
            <wp:effectExtent l="0" t="0" r="0" b="0"/>
            <wp:docPr id="1570644218" name="Picture 1" descr="A group of blue and black lin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44218" name="Picture 1" descr="A group of blue and black lines with white text&#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591631" cy="5467598"/>
                    </a:xfrm>
                    <a:prstGeom prst="rect">
                      <a:avLst/>
                    </a:prstGeom>
                    <a:noFill/>
                  </pic:spPr>
                </pic:pic>
              </a:graphicData>
            </a:graphic>
          </wp:inline>
        </w:drawing>
      </w:r>
    </w:p>
    <w:p w14:paraId="58822B91" w14:textId="02A2DA53" w:rsidR="00516101" w:rsidRDefault="00DB0A9A" w:rsidP="009B5A86">
      <w:pPr>
        <w:pStyle w:val="Heading2"/>
      </w:pPr>
      <w:bookmarkStart w:id="88" w:name="_Figure_20"/>
      <w:bookmarkStart w:id="89" w:name="_Toc165893398"/>
      <w:bookmarkEnd w:id="88"/>
      <w:r>
        <w:rPr>
          <w:noProof/>
        </w:rPr>
        <w:drawing>
          <wp:anchor distT="0" distB="0" distL="114300" distR="114300" simplePos="0" relativeHeight="251658240" behindDoc="0" locked="0" layoutInCell="1" allowOverlap="1" wp14:anchorId="3DF80017" wp14:editId="6C54E304">
            <wp:simplePos x="0" y="0"/>
            <wp:positionH relativeFrom="column">
              <wp:posOffset>133350</wp:posOffset>
            </wp:positionH>
            <wp:positionV relativeFrom="paragraph">
              <wp:posOffset>244238</wp:posOffset>
            </wp:positionV>
            <wp:extent cx="1453137" cy="2247900"/>
            <wp:effectExtent l="0" t="0" r="0" b="0"/>
            <wp:wrapNone/>
            <wp:docPr id="5339283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28394" name="Picture 1" descr="A screenshot of a computer&#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1453137" cy="2247900"/>
                    </a:xfrm>
                    <a:prstGeom prst="rect">
                      <a:avLst/>
                    </a:prstGeom>
                  </pic:spPr>
                </pic:pic>
              </a:graphicData>
            </a:graphic>
            <wp14:sizeRelH relativeFrom="page">
              <wp14:pctWidth>0</wp14:pctWidth>
            </wp14:sizeRelH>
            <wp14:sizeRelV relativeFrom="page">
              <wp14:pctHeight>0</wp14:pctHeight>
            </wp14:sizeRelV>
          </wp:anchor>
        </w:drawing>
      </w:r>
      <w:r w:rsidR="009B5A86">
        <w:t>Figure 20</w:t>
      </w:r>
      <w:bookmarkEnd w:id="89"/>
    </w:p>
    <w:p w14:paraId="0E93E198" w14:textId="4DCE691A" w:rsidR="009B5A86" w:rsidRDefault="00516101" w:rsidP="009B5A86">
      <w:pPr>
        <w:pStyle w:val="Heading2"/>
      </w:pPr>
      <w:r w:rsidRPr="00516101">
        <w:rPr>
          <w:noProof/>
        </w:rPr>
        <w:t xml:space="preserve"> </w:t>
      </w:r>
    </w:p>
    <w:p w14:paraId="0F961049" w14:textId="77777777" w:rsidR="00DB0A9A" w:rsidRDefault="00DB0A9A" w:rsidP="009B5A86">
      <w:pPr>
        <w:sectPr w:rsidR="00DB0A9A" w:rsidSect="00642DCC">
          <w:type w:val="continuous"/>
          <w:pgSz w:w="12240" w:h="15840"/>
          <w:pgMar w:top="720" w:right="720" w:bottom="720" w:left="720" w:header="720" w:footer="720" w:gutter="0"/>
          <w:cols w:space="720"/>
          <w:titlePg/>
          <w:docGrid w:linePitch="360"/>
        </w:sectPr>
      </w:pPr>
    </w:p>
    <w:p w14:paraId="627DAB27" w14:textId="475546D5" w:rsidR="009B5A86" w:rsidRDefault="00DB0A9A" w:rsidP="008766AD">
      <w:pPr>
        <w:pStyle w:val="Heading2"/>
      </w:pPr>
      <w:bookmarkStart w:id="90" w:name="_Figure_21"/>
      <w:bookmarkStart w:id="91" w:name="_Toc165893399"/>
      <w:bookmarkEnd w:id="90"/>
      <w:r>
        <w:t>Figure 21</w:t>
      </w:r>
      <w:bookmarkEnd w:id="91"/>
    </w:p>
    <w:p w14:paraId="504FBBFB" w14:textId="2EAEF044" w:rsidR="00A269C2" w:rsidRPr="00EE3C07" w:rsidRDefault="00DB0A9A" w:rsidP="009B5A86">
      <w:r>
        <w:rPr>
          <w:noProof/>
        </w:rPr>
        <w:drawing>
          <wp:inline distT="0" distB="0" distL="0" distR="0" wp14:anchorId="1FDEF70D" wp14:editId="3AFD1E63">
            <wp:extent cx="7011652" cy="7600950"/>
            <wp:effectExtent l="0" t="0" r="0" b="0"/>
            <wp:docPr id="16414779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018982" cy="7608896"/>
                    </a:xfrm>
                    <a:prstGeom prst="rect">
                      <a:avLst/>
                    </a:prstGeom>
                    <a:noFill/>
                  </pic:spPr>
                </pic:pic>
              </a:graphicData>
            </a:graphic>
          </wp:inline>
        </w:drawing>
      </w:r>
    </w:p>
    <w:sectPr w:rsidR="00A269C2" w:rsidRPr="00EE3C07" w:rsidSect="00642DCC">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5B34B2" w14:textId="77777777" w:rsidR="00A109B2" w:rsidRDefault="00A109B2">
      <w:pPr>
        <w:spacing w:line="240" w:lineRule="auto"/>
      </w:pPr>
      <w:r>
        <w:separator/>
      </w:r>
    </w:p>
  </w:endnote>
  <w:endnote w:type="continuationSeparator" w:id="0">
    <w:p w14:paraId="7D908655" w14:textId="77777777" w:rsidR="00A109B2" w:rsidRDefault="00A109B2">
      <w:pPr>
        <w:spacing w:line="240" w:lineRule="auto"/>
      </w:pPr>
      <w:r>
        <w:continuationSeparator/>
      </w:r>
    </w:p>
  </w:endnote>
  <w:endnote w:type="continuationNotice" w:id="1">
    <w:p w14:paraId="09CD6BB8" w14:textId="77777777" w:rsidR="00A109B2" w:rsidRDefault="00A109B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leo">
    <w:charset w:val="00"/>
    <w:family w:val="auto"/>
    <w:pitch w:val="variable"/>
    <w:sig w:usb0="00000007" w:usb1="00000000" w:usb2="00000000" w:usb3="00000000" w:csb0="00000083"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733B038C" w14:paraId="58E5FA80" w14:textId="77777777" w:rsidTr="733B038C">
      <w:tc>
        <w:tcPr>
          <w:tcW w:w="3120" w:type="dxa"/>
        </w:tcPr>
        <w:p w14:paraId="17332FF9" w14:textId="77777777" w:rsidR="733B038C" w:rsidRDefault="733B038C" w:rsidP="733B038C">
          <w:pPr>
            <w:pStyle w:val="Header"/>
            <w:ind w:left="-115"/>
          </w:pPr>
        </w:p>
      </w:tc>
      <w:tc>
        <w:tcPr>
          <w:tcW w:w="3120" w:type="dxa"/>
        </w:tcPr>
        <w:p w14:paraId="21C423F9" w14:textId="77777777" w:rsidR="733B038C" w:rsidRDefault="733B038C" w:rsidP="733B038C">
          <w:pPr>
            <w:pStyle w:val="Header"/>
            <w:jc w:val="center"/>
          </w:pPr>
        </w:p>
      </w:tc>
      <w:tc>
        <w:tcPr>
          <w:tcW w:w="3120" w:type="dxa"/>
        </w:tcPr>
        <w:p w14:paraId="7CA4C9FD" w14:textId="77777777" w:rsidR="733B038C" w:rsidRDefault="733B038C" w:rsidP="733B038C">
          <w:pPr>
            <w:pStyle w:val="Header"/>
            <w:ind w:right="-115"/>
            <w:jc w:val="right"/>
          </w:pPr>
        </w:p>
      </w:tc>
    </w:tr>
  </w:tbl>
  <w:p w14:paraId="09C7E9A1"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733B038C" w14:paraId="4CC6B976" w14:textId="77777777" w:rsidTr="733B038C">
      <w:tc>
        <w:tcPr>
          <w:tcW w:w="3120" w:type="dxa"/>
        </w:tcPr>
        <w:p w14:paraId="6CC76FAD" w14:textId="77777777" w:rsidR="733B038C" w:rsidRDefault="733B038C" w:rsidP="733B038C">
          <w:pPr>
            <w:pStyle w:val="Header"/>
            <w:ind w:left="-115"/>
          </w:pPr>
        </w:p>
      </w:tc>
      <w:tc>
        <w:tcPr>
          <w:tcW w:w="3120" w:type="dxa"/>
        </w:tcPr>
        <w:p w14:paraId="3A142A8C" w14:textId="77777777" w:rsidR="733B038C" w:rsidRDefault="733B038C" w:rsidP="733B038C">
          <w:pPr>
            <w:pStyle w:val="Header"/>
            <w:jc w:val="center"/>
          </w:pPr>
        </w:p>
      </w:tc>
      <w:tc>
        <w:tcPr>
          <w:tcW w:w="3120" w:type="dxa"/>
        </w:tcPr>
        <w:p w14:paraId="32B10983" w14:textId="77777777" w:rsidR="733B038C" w:rsidRDefault="733B038C" w:rsidP="733B038C">
          <w:pPr>
            <w:pStyle w:val="Header"/>
            <w:ind w:right="-115"/>
            <w:jc w:val="right"/>
          </w:pPr>
        </w:p>
      </w:tc>
    </w:tr>
  </w:tbl>
  <w:p w14:paraId="7EC5B9A8"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6F4A82" w14:textId="77777777" w:rsidR="00A109B2" w:rsidRDefault="00A109B2">
      <w:pPr>
        <w:spacing w:line="240" w:lineRule="auto"/>
      </w:pPr>
      <w:r>
        <w:separator/>
      </w:r>
    </w:p>
  </w:footnote>
  <w:footnote w:type="continuationSeparator" w:id="0">
    <w:p w14:paraId="4C7B03D7" w14:textId="77777777" w:rsidR="00A109B2" w:rsidRDefault="00A109B2">
      <w:pPr>
        <w:spacing w:line="240" w:lineRule="auto"/>
      </w:pPr>
      <w:r>
        <w:continuationSeparator/>
      </w:r>
    </w:p>
  </w:footnote>
  <w:footnote w:type="continuationNotice" w:id="1">
    <w:p w14:paraId="4691F5B2" w14:textId="77777777" w:rsidR="00A109B2" w:rsidRDefault="00A109B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00904DBE" w14:paraId="152AD946" w14:textId="77777777">
      <w:tc>
        <w:tcPr>
          <w:tcW w:w="3120" w:type="dxa"/>
        </w:tcPr>
        <w:p w14:paraId="04F80C8C" w14:textId="4156B889" w:rsidR="00604652" w:rsidRDefault="00A42A1D" w:rsidP="00604652">
          <w:pPr>
            <w:pStyle w:val="Header"/>
          </w:pPr>
          <w:r>
            <w:t>Task</w:t>
          </w:r>
          <w:r w:rsidR="00093E36">
            <w:t xml:space="preserve"> 1</w:t>
          </w:r>
        </w:p>
      </w:tc>
      <w:tc>
        <w:tcPr>
          <w:tcW w:w="3120" w:type="dxa"/>
        </w:tcPr>
        <w:p w14:paraId="3B0609BC" w14:textId="06CB5A80" w:rsidR="00904DBE" w:rsidRDefault="00093E36" w:rsidP="00904DBE">
          <w:pPr>
            <w:pStyle w:val="Header"/>
            <w:jc w:val="center"/>
          </w:pPr>
          <w:r>
            <w:t>Ganger, Kiara</w:t>
          </w:r>
        </w:p>
      </w:tc>
      <w:tc>
        <w:tcPr>
          <w:tcW w:w="3120" w:type="dxa"/>
        </w:tcPr>
        <w:p w14:paraId="71B057F2" w14:textId="5045789A" w:rsidR="00904DBE" w:rsidRDefault="00093E36" w:rsidP="00904DBE">
          <w:pPr>
            <w:pStyle w:val="Header"/>
            <w:ind w:right="-115"/>
            <w:jc w:val="right"/>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tc>
    </w:tr>
  </w:tbl>
  <w:p w14:paraId="27DE1DBC"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011641" w14:textId="2F232B96" w:rsidR="733B038C" w:rsidRDefault="003124AC" w:rsidP="733B038C">
    <w:pPr>
      <w:pStyle w:val="Header"/>
    </w:pPr>
    <w:r>
      <w:t>Task 1</w:t>
    </w:r>
    <w:r>
      <w:tab/>
    </w:r>
    <w:r w:rsidR="00F61824">
      <w:ptab w:relativeTo="margin" w:alignment="center" w:leader="none"/>
    </w:r>
    <w:r w:rsidR="00F80D1B">
      <w:t>Ganger, Kiara</w:t>
    </w:r>
    <w:r w:rsidR="00F61824">
      <w:ptab w:relativeTo="margin" w:alignment="right" w:leader="none"/>
    </w:r>
    <w:r w:rsidR="00F80D1B">
      <w:t xml:space="preserve">Page </w:t>
    </w:r>
    <w:r w:rsidR="00F80D1B">
      <w:rPr>
        <w:b/>
        <w:bCs/>
      </w:rPr>
      <w:fldChar w:fldCharType="begin"/>
    </w:r>
    <w:r w:rsidR="00F80D1B">
      <w:rPr>
        <w:b/>
        <w:bCs/>
      </w:rPr>
      <w:instrText xml:space="preserve"> PAGE  \* Arabic  \* MERGEFORMAT </w:instrText>
    </w:r>
    <w:r w:rsidR="00F80D1B">
      <w:rPr>
        <w:b/>
        <w:bCs/>
      </w:rPr>
      <w:fldChar w:fldCharType="separate"/>
    </w:r>
    <w:r w:rsidR="00F80D1B">
      <w:rPr>
        <w:b/>
        <w:bCs/>
        <w:noProof/>
      </w:rPr>
      <w:t>1</w:t>
    </w:r>
    <w:r w:rsidR="00F80D1B">
      <w:rPr>
        <w:b/>
        <w:bCs/>
      </w:rPr>
      <w:fldChar w:fldCharType="end"/>
    </w:r>
    <w:r w:rsidR="00F80D1B">
      <w:t xml:space="preserve"> of </w:t>
    </w:r>
    <w:r w:rsidR="00F80D1B">
      <w:rPr>
        <w:b/>
        <w:bCs/>
      </w:rPr>
      <w:fldChar w:fldCharType="begin"/>
    </w:r>
    <w:r w:rsidR="00F80D1B">
      <w:rPr>
        <w:b/>
        <w:bCs/>
      </w:rPr>
      <w:instrText xml:space="preserve"> NUMPAGES  \* Arabic  \* MERGEFORMAT </w:instrText>
    </w:r>
    <w:r w:rsidR="00F80D1B">
      <w:rPr>
        <w:b/>
        <w:bCs/>
      </w:rPr>
      <w:fldChar w:fldCharType="separate"/>
    </w:r>
    <w:r w:rsidR="00F80D1B">
      <w:rPr>
        <w:b/>
        <w:bCs/>
        <w:noProof/>
      </w:rPr>
      <w:t>2</w:t>
    </w:r>
    <w:r w:rsidR="00F80D1B">
      <w:rPr>
        <w:b/>
        <w:bC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00904DBE" w14:paraId="48B80717" w14:textId="77777777">
      <w:trPr>
        <w:del w:id="68" w:author="Author"/>
      </w:trPr>
      <w:tc>
        <w:tcPr>
          <w:tcW w:w="3120" w:type="dxa"/>
        </w:tcPr>
        <w:p w14:paraId="57FB69E9" w14:textId="77777777" w:rsidR="00604652" w:rsidRDefault="00E6735D" w:rsidP="00604652">
          <w:pPr>
            <w:pStyle w:val="Header"/>
            <w:rPr>
              <w:del w:id="69" w:author="Author"/>
            </w:rPr>
          </w:pPr>
          <w:customXmlDelRangeStart w:id="70" w:author="Author"/>
          <w:sdt>
            <w:sdtPr>
              <w:id w:val="299805940"/>
              <w:placeholder>
                <w:docPart w:val="71B8E06CD7634E87A7AABA2FCFADCFAB"/>
              </w:placeholder>
              <w:temporary/>
              <w:showingPlcHdr/>
              <w15:appearance w15:val="hidden"/>
            </w:sdtPr>
            <w:sdtEndPr/>
            <w:sdtContent>
              <w:customXmlDelRangeEnd w:id="70"/>
              <w:del w:id="71" w:author="Author">
                <w:r w:rsidR="00604652" w:rsidRPr="00FD478C">
                  <w:delText>RUNNING HEAD TITLE</w:delText>
                </w:r>
              </w:del>
              <w:customXmlDelRangeStart w:id="72" w:author="Author"/>
            </w:sdtContent>
          </w:sdt>
          <w:customXmlDelRangeEnd w:id="72"/>
          <w:del w:id="73" w:author="Author">
            <w:r w:rsidR="00904DBE">
              <w:delText xml:space="preserve"> </w:delText>
            </w:r>
          </w:del>
          <w:customXmlDelRangeStart w:id="74" w:author="Author"/>
          <w:sdt>
            <w:sdtPr>
              <w:id w:val="1777514837"/>
              <w:placeholder>
                <w:docPart w:val="EBCB423CC6414D1386FB88B4B20EA797"/>
              </w:placeholder>
              <w:temporary/>
              <w:showingPlcHdr/>
              <w15:appearance w15:val="hidden"/>
            </w:sdtPr>
            <w:sdtEndPr/>
            <w:sdtContent>
              <w:customXmlDelRangeEnd w:id="74"/>
              <w:del w:id="75" w:author="Author">
                <w:r w:rsidR="00604652">
                  <w:delText>(SHORTENED)</w:delText>
                </w:r>
              </w:del>
              <w:customXmlDelRangeStart w:id="76" w:author="Author"/>
            </w:sdtContent>
          </w:sdt>
          <w:customXmlDelRangeEnd w:id="76"/>
        </w:p>
      </w:tc>
      <w:tc>
        <w:tcPr>
          <w:tcW w:w="3120" w:type="dxa"/>
        </w:tcPr>
        <w:p w14:paraId="631AFF83" w14:textId="77777777" w:rsidR="00904DBE" w:rsidRDefault="00904DBE" w:rsidP="00904DBE">
          <w:pPr>
            <w:pStyle w:val="Header"/>
            <w:jc w:val="center"/>
            <w:rPr>
              <w:del w:id="77" w:author="Author"/>
            </w:rPr>
          </w:pPr>
        </w:p>
      </w:tc>
      <w:tc>
        <w:tcPr>
          <w:tcW w:w="3120" w:type="dxa"/>
        </w:tcPr>
        <w:p w14:paraId="1DC925B3" w14:textId="77777777" w:rsidR="00904DBE" w:rsidRDefault="00904DBE" w:rsidP="00904DBE">
          <w:pPr>
            <w:pStyle w:val="Header"/>
            <w:ind w:right="-115"/>
            <w:jc w:val="right"/>
            <w:rPr>
              <w:del w:id="78" w:author="Author"/>
            </w:rPr>
          </w:pPr>
          <w:del w:id="79" w:author="Author">
            <w:r>
              <w:fldChar w:fldCharType="begin"/>
            </w:r>
            <w:r>
              <w:delInstrText>PAGE</w:delInstrText>
            </w:r>
            <w:r>
              <w:fldChar w:fldCharType="separate"/>
            </w:r>
            <w:r w:rsidR="00DA395D">
              <w:rPr>
                <w:noProof/>
              </w:rPr>
              <w:delText>2</w:delText>
            </w:r>
            <w:r>
              <w:fldChar w:fldCharType="end"/>
            </w:r>
          </w:del>
        </w:p>
      </w:tc>
    </w:tr>
  </w:tbl>
  <w:p w14:paraId="262870B6" w14:textId="77777777" w:rsidR="00D34E19" w:rsidRDefault="00D34E1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5F584C76" w14:textId="77777777" w:rsidTr="00FD478C">
      <w:trPr>
        <w:del w:id="80" w:author="Author"/>
      </w:trPr>
      <w:tc>
        <w:tcPr>
          <w:tcW w:w="3120" w:type="dxa"/>
        </w:tcPr>
        <w:p w14:paraId="09F697E2" w14:textId="77777777" w:rsidR="733B038C" w:rsidRPr="00FD478C" w:rsidRDefault="00E6735D" w:rsidP="00FD478C">
          <w:pPr>
            <w:pStyle w:val="Header"/>
            <w:rPr>
              <w:del w:id="81" w:author="Author"/>
            </w:rPr>
          </w:pPr>
          <w:customXmlDelRangeStart w:id="82" w:author="Author"/>
          <w:sdt>
            <w:sdtPr>
              <w:id w:val="-1087313401"/>
              <w:placeholder>
                <w:docPart w:val="F8B47A5558254E89A21B63006A759499"/>
              </w:placeholder>
              <w:temporary/>
              <w:showingPlcHdr/>
              <w15:appearance w15:val="hidden"/>
            </w:sdtPr>
            <w:sdtEndPr/>
            <w:sdtContent>
              <w:customXmlDelRangeEnd w:id="82"/>
              <w:del w:id="83" w:author="Author">
                <w:r w:rsidR="00A75901" w:rsidRPr="00FD478C">
                  <w:delText>RUNNING HEAD TITLE</w:delText>
                </w:r>
              </w:del>
              <w:customXmlDelRangeStart w:id="84" w:author="Author"/>
            </w:sdtContent>
          </w:sdt>
          <w:customXmlDelRangeEnd w:id="84"/>
        </w:p>
      </w:tc>
      <w:tc>
        <w:tcPr>
          <w:tcW w:w="3120" w:type="dxa"/>
        </w:tcPr>
        <w:p w14:paraId="542D60AA" w14:textId="77777777" w:rsidR="733B038C" w:rsidRDefault="733B038C" w:rsidP="733B038C">
          <w:pPr>
            <w:pStyle w:val="Header"/>
            <w:jc w:val="center"/>
            <w:rPr>
              <w:del w:id="85" w:author="Author"/>
            </w:rPr>
          </w:pPr>
        </w:p>
      </w:tc>
      <w:tc>
        <w:tcPr>
          <w:tcW w:w="3120" w:type="dxa"/>
        </w:tcPr>
        <w:p w14:paraId="6BE22FFF" w14:textId="77777777" w:rsidR="733B038C" w:rsidRDefault="733B038C" w:rsidP="733B038C">
          <w:pPr>
            <w:pStyle w:val="Header"/>
            <w:ind w:right="-115"/>
            <w:jc w:val="right"/>
            <w:rPr>
              <w:del w:id="86" w:author="Author"/>
            </w:rPr>
          </w:pPr>
        </w:p>
      </w:tc>
    </w:tr>
  </w:tbl>
  <w:p w14:paraId="4A762237" w14:textId="77777777" w:rsidR="00D34E19" w:rsidRDefault="00D34E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EC625E"/>
    <w:multiLevelType w:val="multilevel"/>
    <w:tmpl w:val="FA0897BC"/>
    <w:lvl w:ilvl="0">
      <w:start w:val="1"/>
      <w:numFmt w:val="upperLetter"/>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Restart w:val="0"/>
      <w:lvlText w:val="%1.3."/>
      <w:lvlJc w:val="left"/>
      <w:pPr>
        <w:ind w:left="1728" w:hanging="648"/>
      </w:pPr>
      <w:rPr>
        <w:rFonts w:hint="default"/>
      </w:rPr>
    </w:lvl>
    <w:lvl w:ilvl="4">
      <w:start w:val="1"/>
      <w:numFmt w:val="decimal"/>
      <w:lvlText w:val="%1.4."/>
      <w:lvlJc w:val="left"/>
      <w:pPr>
        <w:ind w:left="2232" w:hanging="792"/>
      </w:pPr>
      <w:rPr>
        <w:rFonts w:hint="default"/>
      </w:rPr>
    </w:lvl>
    <w:lvl w:ilvl="5">
      <w:start w:val="1"/>
      <w:numFmt w:val="decimal"/>
      <w:lvlText w:val="%1.5."/>
      <w:lvlJc w:val="left"/>
      <w:pPr>
        <w:ind w:left="2736" w:hanging="936"/>
      </w:pPr>
      <w:rPr>
        <w:rFonts w:hint="default"/>
      </w:rPr>
    </w:lvl>
    <w:lvl w:ilvl="6">
      <w:start w:val="1"/>
      <w:numFmt w:val="decimal"/>
      <w:lvlText w:val="%1.6."/>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86C37D2"/>
    <w:multiLevelType w:val="multilevel"/>
    <w:tmpl w:val="8F427A74"/>
    <w:lvl w:ilvl="0">
      <w:start w:val="4"/>
      <w:numFmt w:val="upperLetter"/>
      <w:lvlText w:val="%1."/>
      <w:lvlJc w:val="left"/>
      <w:pPr>
        <w:ind w:left="360" w:hanging="360"/>
      </w:pPr>
      <w:rPr>
        <w:rFonts w:hint="default"/>
      </w:rPr>
    </w:lvl>
    <w:lvl w:ilvl="1">
      <w:start w:val="1"/>
      <w:numFmt w:val="decimal"/>
      <w:lvlRestart w:val="0"/>
      <w:lvlText w:val="%1.%2."/>
      <w:lvlJc w:val="left"/>
      <w:pPr>
        <w:ind w:left="792" w:hanging="432"/>
      </w:pPr>
      <w:rPr>
        <w:rFonts w:hint="default"/>
        <w:b/>
        <w:bCs/>
      </w:rPr>
    </w:lvl>
    <w:lvl w:ilvl="2">
      <w:start w:val="1"/>
      <w:numFmt w:val="bullet"/>
      <w:lvlText w:val=""/>
      <w:lvlJc w:val="left"/>
      <w:pPr>
        <w:ind w:left="1080" w:hanging="360"/>
      </w:pPr>
      <w:rPr>
        <w:rFonts w:ascii="Symbol" w:hAnsi="Symbol" w:hint="default"/>
      </w:rPr>
    </w:lvl>
    <w:lvl w:ilvl="3">
      <w:start w:val="1"/>
      <w:numFmt w:val="bullet"/>
      <w:lvlText w:val="o"/>
      <w:lvlJc w:val="left"/>
      <w:pPr>
        <w:ind w:left="1440" w:hanging="360"/>
      </w:pPr>
      <w:rPr>
        <w:rFonts w:ascii="Courier New" w:hAnsi="Courier New" w:cs="Courier New" w:hint="default"/>
      </w:rPr>
    </w:lvl>
    <w:lvl w:ilvl="4">
      <w:start w:val="1"/>
      <w:numFmt w:val="decimal"/>
      <w:lvlText w:val="%1.4."/>
      <w:lvlJc w:val="left"/>
      <w:pPr>
        <w:ind w:left="2232" w:hanging="792"/>
      </w:pPr>
      <w:rPr>
        <w:rFonts w:hint="default"/>
      </w:rPr>
    </w:lvl>
    <w:lvl w:ilvl="5">
      <w:start w:val="1"/>
      <w:numFmt w:val="decimal"/>
      <w:lvlText w:val="%1.5."/>
      <w:lvlJc w:val="left"/>
      <w:pPr>
        <w:ind w:left="2736" w:hanging="936"/>
      </w:pPr>
      <w:rPr>
        <w:rFonts w:hint="default"/>
      </w:rPr>
    </w:lvl>
    <w:lvl w:ilvl="6">
      <w:start w:val="1"/>
      <w:numFmt w:val="decimal"/>
      <w:lvlText w:val="%1.6."/>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8F66706"/>
    <w:multiLevelType w:val="hybridMultilevel"/>
    <w:tmpl w:val="222C486E"/>
    <w:lvl w:ilvl="0" w:tplc="04090003">
      <w:start w:val="1"/>
      <w:numFmt w:val="bullet"/>
      <w:lvlText w:val="o"/>
      <w:lvlJc w:val="left"/>
      <w:pPr>
        <w:ind w:left="1728" w:hanging="360"/>
      </w:pPr>
      <w:rPr>
        <w:rFonts w:ascii="Courier New" w:hAnsi="Courier New" w:cs="Courier New"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3" w15:restartNumberingAfterBreak="0">
    <w:nsid w:val="0AAF0C4F"/>
    <w:multiLevelType w:val="multilevel"/>
    <w:tmpl w:val="76AE8340"/>
    <w:lvl w:ilvl="0">
      <w:start w:val="1"/>
      <w:numFmt w:val="upperLetter"/>
      <w:lvlText w:val="%1."/>
      <w:lvlJc w:val="left"/>
      <w:pPr>
        <w:ind w:left="360" w:hanging="360"/>
      </w:pPr>
      <w:rPr>
        <w:rFonts w:hint="default"/>
      </w:rPr>
    </w:lvl>
    <w:lvl w:ilvl="1">
      <w:start w:val="1"/>
      <w:numFmt w:val="decimal"/>
      <w:lvlRestart w:val="0"/>
      <w:lvlText w:val="%1.%2."/>
      <w:lvlJc w:val="left"/>
      <w:pPr>
        <w:ind w:left="792" w:hanging="432"/>
      </w:pPr>
      <w:rPr>
        <w:rFonts w:hint="default"/>
        <w:b/>
        <w:bCs/>
      </w:rPr>
    </w:lvl>
    <w:lvl w:ilvl="2">
      <w:start w:val="1"/>
      <w:numFmt w:val="bullet"/>
      <w:lvlText w:val=""/>
      <w:lvlJc w:val="left"/>
      <w:pPr>
        <w:ind w:left="1080" w:hanging="360"/>
      </w:pPr>
      <w:rPr>
        <w:rFonts w:ascii="Symbol" w:hAnsi="Symbol" w:hint="default"/>
      </w:rPr>
    </w:lvl>
    <w:lvl w:ilvl="3">
      <w:start w:val="1"/>
      <w:numFmt w:val="decimal"/>
      <w:lvlRestart w:val="0"/>
      <w:lvlText w:val="%1.3."/>
      <w:lvlJc w:val="left"/>
      <w:pPr>
        <w:ind w:left="1728" w:hanging="648"/>
      </w:pPr>
      <w:rPr>
        <w:rFonts w:hint="default"/>
      </w:rPr>
    </w:lvl>
    <w:lvl w:ilvl="4">
      <w:start w:val="1"/>
      <w:numFmt w:val="decimal"/>
      <w:lvlText w:val="%1.4."/>
      <w:lvlJc w:val="left"/>
      <w:pPr>
        <w:ind w:left="2232" w:hanging="792"/>
      </w:pPr>
      <w:rPr>
        <w:rFonts w:hint="default"/>
      </w:rPr>
    </w:lvl>
    <w:lvl w:ilvl="5">
      <w:start w:val="1"/>
      <w:numFmt w:val="decimal"/>
      <w:lvlText w:val="%1.5."/>
      <w:lvlJc w:val="left"/>
      <w:pPr>
        <w:ind w:left="2736" w:hanging="936"/>
      </w:pPr>
      <w:rPr>
        <w:rFonts w:hint="default"/>
      </w:rPr>
    </w:lvl>
    <w:lvl w:ilvl="6">
      <w:start w:val="1"/>
      <w:numFmt w:val="decimal"/>
      <w:lvlText w:val="%1.6."/>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0693DC4"/>
    <w:multiLevelType w:val="multilevel"/>
    <w:tmpl w:val="893427A6"/>
    <w:lvl w:ilvl="0">
      <w:start w:val="3"/>
      <w:numFmt w:val="upperLetter"/>
      <w:lvlText w:val="%1."/>
      <w:lvlJc w:val="left"/>
      <w:pPr>
        <w:ind w:left="360" w:hanging="360"/>
      </w:pPr>
      <w:rPr>
        <w:rFonts w:hint="default"/>
        <w:b/>
        <w:bCs/>
      </w:rPr>
    </w:lvl>
    <w:lvl w:ilvl="1">
      <w:start w:val="1"/>
      <w:numFmt w:val="decimal"/>
      <w:lvlRestart w:val="0"/>
      <w:lvlText w:val="%1.%2."/>
      <w:lvlJc w:val="left"/>
      <w:pPr>
        <w:ind w:left="792" w:hanging="432"/>
      </w:pPr>
      <w:rPr>
        <w:rFonts w:hint="default"/>
        <w:b/>
        <w:bCs/>
      </w:rPr>
    </w:lvl>
    <w:lvl w:ilvl="2">
      <w:start w:val="1"/>
      <w:numFmt w:val="bullet"/>
      <w:lvlText w:val=""/>
      <w:lvlJc w:val="left"/>
      <w:pPr>
        <w:ind w:left="1080" w:hanging="360"/>
      </w:pPr>
      <w:rPr>
        <w:rFonts w:ascii="Symbol" w:hAnsi="Symbol" w:hint="default"/>
      </w:rPr>
    </w:lvl>
    <w:lvl w:ilvl="3">
      <w:start w:val="1"/>
      <w:numFmt w:val="decimal"/>
      <w:lvlRestart w:val="0"/>
      <w:lvlText w:val="%1.3."/>
      <w:lvlJc w:val="left"/>
      <w:pPr>
        <w:ind w:left="1728" w:hanging="648"/>
      </w:pPr>
      <w:rPr>
        <w:rFonts w:hint="default"/>
      </w:rPr>
    </w:lvl>
    <w:lvl w:ilvl="4">
      <w:start w:val="1"/>
      <w:numFmt w:val="decimal"/>
      <w:lvlText w:val="%1.4."/>
      <w:lvlJc w:val="left"/>
      <w:pPr>
        <w:ind w:left="2232" w:hanging="792"/>
      </w:pPr>
      <w:rPr>
        <w:rFonts w:hint="default"/>
      </w:rPr>
    </w:lvl>
    <w:lvl w:ilvl="5">
      <w:start w:val="1"/>
      <w:numFmt w:val="decimal"/>
      <w:lvlText w:val="%1.5."/>
      <w:lvlJc w:val="left"/>
      <w:pPr>
        <w:ind w:left="2736" w:hanging="936"/>
      </w:pPr>
      <w:rPr>
        <w:rFonts w:hint="default"/>
      </w:rPr>
    </w:lvl>
    <w:lvl w:ilvl="6">
      <w:start w:val="1"/>
      <w:numFmt w:val="decimal"/>
      <w:lvlText w:val="%1.6."/>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1080EEE"/>
    <w:multiLevelType w:val="multilevel"/>
    <w:tmpl w:val="1196028C"/>
    <w:lvl w:ilvl="0">
      <w:start w:val="4"/>
      <w:numFmt w:val="upperLetter"/>
      <w:lvlText w:val="%1."/>
      <w:lvlJc w:val="left"/>
      <w:pPr>
        <w:ind w:left="360" w:hanging="360"/>
      </w:pPr>
      <w:rPr>
        <w:rFonts w:hint="default"/>
      </w:rPr>
    </w:lvl>
    <w:lvl w:ilvl="1">
      <w:start w:val="1"/>
      <w:numFmt w:val="decimal"/>
      <w:lvlRestart w:val="0"/>
      <w:lvlText w:val="%1.%2."/>
      <w:lvlJc w:val="left"/>
      <w:pPr>
        <w:ind w:left="792" w:hanging="432"/>
      </w:pPr>
      <w:rPr>
        <w:rFonts w:hint="default"/>
        <w:b/>
        <w:bCs/>
      </w:rPr>
    </w:lvl>
    <w:lvl w:ilvl="2">
      <w:start w:val="1"/>
      <w:numFmt w:val="bullet"/>
      <w:lvlText w:val=""/>
      <w:lvlJc w:val="left"/>
      <w:pPr>
        <w:ind w:left="1080" w:hanging="360"/>
      </w:pPr>
      <w:rPr>
        <w:rFonts w:ascii="Symbol" w:hAnsi="Symbol" w:hint="default"/>
      </w:rPr>
    </w:lvl>
    <w:lvl w:ilvl="3">
      <w:start w:val="1"/>
      <w:numFmt w:val="bullet"/>
      <w:lvlText w:val="o"/>
      <w:lvlJc w:val="left"/>
      <w:pPr>
        <w:ind w:left="1440" w:hanging="360"/>
      </w:pPr>
      <w:rPr>
        <w:rFonts w:ascii="Courier New" w:hAnsi="Courier New" w:cs="Courier New" w:hint="default"/>
      </w:rPr>
    </w:lvl>
    <w:lvl w:ilvl="4">
      <w:start w:val="1"/>
      <w:numFmt w:val="bullet"/>
      <w:lvlText w:val="o"/>
      <w:lvlJc w:val="left"/>
      <w:pPr>
        <w:ind w:left="1800" w:hanging="360"/>
      </w:pPr>
      <w:rPr>
        <w:rFonts w:ascii="Courier New" w:hAnsi="Courier New" w:cs="Courier New" w:hint="default"/>
      </w:rPr>
    </w:lvl>
    <w:lvl w:ilvl="5">
      <w:start w:val="1"/>
      <w:numFmt w:val="decimal"/>
      <w:lvlText w:val="%1.5."/>
      <w:lvlJc w:val="left"/>
      <w:pPr>
        <w:ind w:left="2736" w:hanging="936"/>
      </w:pPr>
      <w:rPr>
        <w:rFonts w:hint="default"/>
      </w:rPr>
    </w:lvl>
    <w:lvl w:ilvl="6">
      <w:start w:val="1"/>
      <w:numFmt w:val="decimal"/>
      <w:lvlText w:val="%1.6."/>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1B74743"/>
    <w:multiLevelType w:val="multilevel"/>
    <w:tmpl w:val="717869C0"/>
    <w:styleLink w:val="Style1"/>
    <w:lvl w:ilvl="0">
      <w:start w:val="1"/>
      <w:numFmt w:val="upperLetter"/>
      <w:pStyle w:val="SectionTitle"/>
      <w:lvlText w:val="%1."/>
      <w:lvlJc w:val="left"/>
      <w:pPr>
        <w:ind w:left="360" w:hanging="360"/>
      </w:pPr>
      <w:rPr>
        <w:rFonts w:hint="default"/>
      </w:rPr>
    </w:lvl>
    <w:lvl w:ilvl="1">
      <w:start w:val="1"/>
      <w:numFmt w:val="decimal"/>
      <w:pStyle w:val="CaptionCallout"/>
      <w:lvlText w:val="%1.%2."/>
      <w:lvlJc w:val="left"/>
      <w:pPr>
        <w:ind w:left="360" w:hanging="360"/>
      </w:pPr>
      <w:rPr>
        <w:rFonts w:hint="default"/>
        <w:b/>
        <w:bCs/>
      </w:rPr>
    </w:lvl>
    <w:lvl w:ilvl="2">
      <w:start w:val="2"/>
      <w:numFmt w:val="decimal"/>
      <w:lvlRestart w:val="0"/>
      <w:lvlText w:val="%1.%3."/>
      <w:lvlJc w:val="left"/>
      <w:pPr>
        <w:ind w:left="360" w:hanging="360"/>
      </w:pPr>
      <w:rPr>
        <w:rFonts w:hint="default"/>
      </w:rPr>
    </w:lvl>
    <w:lvl w:ilvl="3">
      <w:start w:val="1"/>
      <w:numFmt w:val="decimal"/>
      <w:lvlRestart w:val="0"/>
      <w:lvlText w:val="%1.3."/>
      <w:lvlJc w:val="left"/>
      <w:pPr>
        <w:ind w:left="360" w:hanging="360"/>
      </w:pPr>
      <w:rPr>
        <w:rFonts w:hint="default"/>
      </w:rPr>
    </w:lvl>
    <w:lvl w:ilvl="4">
      <w:start w:val="4"/>
      <w:numFmt w:val="decimal"/>
      <w:lvlRestart w:val="0"/>
      <w:lvlText w:val="%1.%5"/>
      <w:lvlJc w:val="left"/>
      <w:pPr>
        <w:ind w:left="360" w:hanging="360"/>
      </w:pPr>
      <w:rPr>
        <w:rFonts w:hint="default"/>
      </w:rPr>
    </w:lvl>
    <w:lvl w:ilvl="5">
      <w:start w:val="5"/>
      <w:numFmt w:val="decimal"/>
      <w:lvlRestart w:val="0"/>
      <w:lvlText w:val="%1.%6."/>
      <w:lvlJc w:val="left"/>
      <w:pPr>
        <w:ind w:left="360" w:hanging="360"/>
      </w:pPr>
      <w:rPr>
        <w:rFonts w:hint="default"/>
      </w:rPr>
    </w:lvl>
    <w:lvl w:ilvl="6">
      <w:start w:val="6"/>
      <w:numFmt w:val="decimal"/>
      <w:lvlRestart w:val="0"/>
      <w:lvlText w:val="%1.%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7" w15:restartNumberingAfterBreak="0">
    <w:nsid w:val="12DD5FE6"/>
    <w:multiLevelType w:val="hybridMultilevel"/>
    <w:tmpl w:val="67E2B0B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4E5530C"/>
    <w:multiLevelType w:val="multilevel"/>
    <w:tmpl w:val="4BC42A0C"/>
    <w:lvl w:ilvl="0">
      <w:start w:val="1"/>
      <w:numFmt w:val="upperLetter"/>
      <w:lvlText w:val="%1."/>
      <w:lvlJc w:val="left"/>
      <w:pPr>
        <w:ind w:left="360" w:hanging="360"/>
      </w:pPr>
      <w:rPr>
        <w:rFonts w:hint="default"/>
      </w:rPr>
    </w:lvl>
    <w:lvl w:ilvl="1">
      <w:start w:val="1"/>
      <w:numFmt w:val="decimal"/>
      <w:lvlRestart w:val="0"/>
      <w:lvlText w:val="%1.%2."/>
      <w:lvlJc w:val="left"/>
      <w:pPr>
        <w:ind w:left="792" w:hanging="432"/>
      </w:pPr>
      <w:rPr>
        <w:rFonts w:hint="default"/>
        <w:b/>
        <w:bCs/>
      </w:rPr>
    </w:lvl>
    <w:lvl w:ilvl="2">
      <w:start w:val="1"/>
      <w:numFmt w:val="bullet"/>
      <w:lvlText w:val=""/>
      <w:lvlJc w:val="left"/>
      <w:pPr>
        <w:ind w:left="1080" w:hanging="360"/>
      </w:pPr>
      <w:rPr>
        <w:rFonts w:ascii="Symbol" w:hAnsi="Symbol" w:hint="default"/>
      </w:rPr>
    </w:lvl>
    <w:lvl w:ilvl="3">
      <w:start w:val="1"/>
      <w:numFmt w:val="decimal"/>
      <w:lvlRestart w:val="0"/>
      <w:lvlText w:val="%1.3."/>
      <w:lvlJc w:val="left"/>
      <w:pPr>
        <w:ind w:left="1728" w:hanging="648"/>
      </w:pPr>
      <w:rPr>
        <w:rFonts w:hint="default"/>
      </w:rPr>
    </w:lvl>
    <w:lvl w:ilvl="4">
      <w:start w:val="1"/>
      <w:numFmt w:val="decimal"/>
      <w:lvlText w:val="%1.4."/>
      <w:lvlJc w:val="left"/>
      <w:pPr>
        <w:ind w:left="2232" w:hanging="792"/>
      </w:pPr>
      <w:rPr>
        <w:rFonts w:hint="default"/>
      </w:rPr>
    </w:lvl>
    <w:lvl w:ilvl="5">
      <w:start w:val="1"/>
      <w:numFmt w:val="decimal"/>
      <w:lvlText w:val="%1.5."/>
      <w:lvlJc w:val="left"/>
      <w:pPr>
        <w:ind w:left="2736" w:hanging="936"/>
      </w:pPr>
      <w:rPr>
        <w:rFonts w:hint="default"/>
      </w:rPr>
    </w:lvl>
    <w:lvl w:ilvl="6">
      <w:start w:val="1"/>
      <w:numFmt w:val="decimal"/>
      <w:lvlText w:val="%1.6."/>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6C12422"/>
    <w:multiLevelType w:val="multilevel"/>
    <w:tmpl w:val="7C50ACB8"/>
    <w:lvl w:ilvl="0">
      <w:start w:val="3"/>
      <w:numFmt w:val="upperLetter"/>
      <w:lvlText w:val="%1."/>
      <w:lvlJc w:val="left"/>
      <w:pPr>
        <w:ind w:left="360" w:hanging="360"/>
      </w:pPr>
      <w:rPr>
        <w:rFonts w:hint="default"/>
        <w:b/>
        <w:bCs/>
      </w:rPr>
    </w:lvl>
    <w:lvl w:ilvl="1">
      <w:start w:val="1"/>
      <w:numFmt w:val="decimal"/>
      <w:lvlRestart w:val="0"/>
      <w:lvlText w:val="%1.%2."/>
      <w:lvlJc w:val="left"/>
      <w:pPr>
        <w:ind w:left="792" w:hanging="432"/>
      </w:pPr>
      <w:rPr>
        <w:rFonts w:hint="default"/>
        <w:b/>
        <w:bCs/>
      </w:rPr>
    </w:lvl>
    <w:lvl w:ilvl="2">
      <w:start w:val="1"/>
      <w:numFmt w:val="bullet"/>
      <w:lvlText w:val=""/>
      <w:lvlJc w:val="left"/>
      <w:pPr>
        <w:ind w:left="1080" w:hanging="360"/>
      </w:pPr>
      <w:rPr>
        <w:rFonts w:ascii="Symbol" w:hAnsi="Symbol" w:hint="default"/>
      </w:rPr>
    </w:lvl>
    <w:lvl w:ilvl="3">
      <w:start w:val="1"/>
      <w:numFmt w:val="decimal"/>
      <w:lvlRestart w:val="0"/>
      <w:lvlText w:val="%1.3."/>
      <w:lvlJc w:val="left"/>
      <w:pPr>
        <w:ind w:left="1728" w:hanging="648"/>
      </w:pPr>
      <w:rPr>
        <w:rFonts w:hint="default"/>
      </w:rPr>
    </w:lvl>
    <w:lvl w:ilvl="4">
      <w:start w:val="1"/>
      <w:numFmt w:val="decimal"/>
      <w:lvlText w:val="%1.4."/>
      <w:lvlJc w:val="left"/>
      <w:pPr>
        <w:ind w:left="2232" w:hanging="792"/>
      </w:pPr>
      <w:rPr>
        <w:rFonts w:hint="default"/>
      </w:rPr>
    </w:lvl>
    <w:lvl w:ilvl="5">
      <w:start w:val="1"/>
      <w:numFmt w:val="decimal"/>
      <w:lvlText w:val="%1.5."/>
      <w:lvlJc w:val="left"/>
      <w:pPr>
        <w:ind w:left="2736" w:hanging="936"/>
      </w:pPr>
      <w:rPr>
        <w:rFonts w:hint="default"/>
      </w:rPr>
    </w:lvl>
    <w:lvl w:ilvl="6">
      <w:start w:val="1"/>
      <w:numFmt w:val="decimal"/>
      <w:lvlText w:val="%1.6."/>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7DE5B5A"/>
    <w:multiLevelType w:val="hybridMultilevel"/>
    <w:tmpl w:val="9AE60B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C7B58CA"/>
    <w:multiLevelType w:val="hybridMultilevel"/>
    <w:tmpl w:val="1A9897C8"/>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2" w15:restartNumberingAfterBreak="0">
    <w:nsid w:val="1EF71298"/>
    <w:multiLevelType w:val="hybridMultilevel"/>
    <w:tmpl w:val="4A4A875A"/>
    <w:lvl w:ilvl="0" w:tplc="04090003">
      <w:start w:val="1"/>
      <w:numFmt w:val="bullet"/>
      <w:lvlText w:val="o"/>
      <w:lvlJc w:val="left"/>
      <w:pPr>
        <w:ind w:left="1728" w:hanging="360"/>
      </w:pPr>
      <w:rPr>
        <w:rFonts w:ascii="Courier New" w:hAnsi="Courier New" w:cs="Courier New"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13" w15:restartNumberingAfterBreak="0">
    <w:nsid w:val="20981B7B"/>
    <w:multiLevelType w:val="multilevel"/>
    <w:tmpl w:val="B1489AEE"/>
    <w:lvl w:ilvl="0">
      <w:start w:val="4"/>
      <w:numFmt w:val="upperLetter"/>
      <w:lvlText w:val="%1."/>
      <w:lvlJc w:val="left"/>
      <w:pPr>
        <w:ind w:left="360" w:hanging="360"/>
      </w:pPr>
      <w:rPr>
        <w:rFonts w:hint="default"/>
      </w:rPr>
    </w:lvl>
    <w:lvl w:ilvl="1">
      <w:start w:val="1"/>
      <w:numFmt w:val="decimal"/>
      <w:lvlRestart w:val="0"/>
      <w:lvlText w:val="%1.%2."/>
      <w:lvlJc w:val="left"/>
      <w:pPr>
        <w:ind w:left="792" w:hanging="432"/>
      </w:pPr>
      <w:rPr>
        <w:rFonts w:hint="default"/>
        <w:b/>
        <w:bCs/>
      </w:rPr>
    </w:lvl>
    <w:lvl w:ilvl="2">
      <w:start w:val="1"/>
      <w:numFmt w:val="bullet"/>
      <w:lvlText w:val=""/>
      <w:lvlJc w:val="left"/>
      <w:pPr>
        <w:ind w:left="1080" w:hanging="360"/>
      </w:pPr>
      <w:rPr>
        <w:rFonts w:ascii="Symbol" w:hAnsi="Symbol" w:hint="default"/>
      </w:rPr>
    </w:lvl>
    <w:lvl w:ilvl="3">
      <w:start w:val="1"/>
      <w:numFmt w:val="decimal"/>
      <w:lvlRestart w:val="0"/>
      <w:lvlText w:val="%1.3."/>
      <w:lvlJc w:val="left"/>
      <w:pPr>
        <w:ind w:left="1728" w:hanging="648"/>
      </w:pPr>
      <w:rPr>
        <w:rFonts w:hint="default"/>
      </w:rPr>
    </w:lvl>
    <w:lvl w:ilvl="4">
      <w:start w:val="1"/>
      <w:numFmt w:val="decimal"/>
      <w:lvlText w:val="%1.4."/>
      <w:lvlJc w:val="left"/>
      <w:pPr>
        <w:ind w:left="2232" w:hanging="792"/>
      </w:pPr>
      <w:rPr>
        <w:rFonts w:hint="default"/>
      </w:rPr>
    </w:lvl>
    <w:lvl w:ilvl="5">
      <w:start w:val="1"/>
      <w:numFmt w:val="decimal"/>
      <w:lvlText w:val="%1.5."/>
      <w:lvlJc w:val="left"/>
      <w:pPr>
        <w:ind w:left="2736" w:hanging="936"/>
      </w:pPr>
      <w:rPr>
        <w:rFonts w:hint="default"/>
      </w:rPr>
    </w:lvl>
    <w:lvl w:ilvl="6">
      <w:start w:val="1"/>
      <w:numFmt w:val="decimal"/>
      <w:lvlText w:val="%1.6."/>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880700B"/>
    <w:multiLevelType w:val="multilevel"/>
    <w:tmpl w:val="D10A0460"/>
    <w:lvl w:ilvl="0">
      <w:start w:val="1"/>
      <w:numFmt w:val="upperLetter"/>
      <w:lvlText w:val="%1."/>
      <w:lvlJc w:val="left"/>
      <w:pPr>
        <w:ind w:left="360" w:hanging="360"/>
      </w:pPr>
      <w:rPr>
        <w:rFonts w:asciiTheme="minorHAnsi" w:eastAsiaTheme="minorHAnsi" w:hAnsiTheme="minorHAnsi" w:cstheme="minorBidi" w:hint="default"/>
        <w:b/>
        <w:bCs/>
      </w:rPr>
    </w:lvl>
    <w:lvl w:ilvl="1">
      <w:start w:val="1"/>
      <w:numFmt w:val="decimal"/>
      <w:lvlRestart w:val="0"/>
      <w:lvlText w:val="%1.%2."/>
      <w:lvlJc w:val="left"/>
      <w:pPr>
        <w:ind w:left="792" w:hanging="432"/>
      </w:pPr>
      <w:rPr>
        <w:rFonts w:hint="default"/>
        <w:b/>
        <w:bCs/>
      </w:rPr>
    </w:lvl>
    <w:lvl w:ilvl="2">
      <w:start w:val="1"/>
      <w:numFmt w:val="bullet"/>
      <w:lvlText w:val=""/>
      <w:lvlJc w:val="left"/>
      <w:pPr>
        <w:ind w:left="1080" w:hanging="360"/>
      </w:pPr>
      <w:rPr>
        <w:rFonts w:ascii="Symbol" w:hAnsi="Symbol" w:hint="default"/>
      </w:rPr>
    </w:lvl>
    <w:lvl w:ilvl="3">
      <w:start w:val="1"/>
      <w:numFmt w:val="decimal"/>
      <w:lvlRestart w:val="0"/>
      <w:lvlText w:val="%1.3."/>
      <w:lvlJc w:val="left"/>
      <w:pPr>
        <w:ind w:left="1728" w:hanging="648"/>
      </w:pPr>
      <w:rPr>
        <w:rFonts w:hint="default"/>
      </w:rPr>
    </w:lvl>
    <w:lvl w:ilvl="4">
      <w:start w:val="1"/>
      <w:numFmt w:val="decimal"/>
      <w:lvlText w:val="%1.4."/>
      <w:lvlJc w:val="left"/>
      <w:pPr>
        <w:ind w:left="2232" w:hanging="792"/>
      </w:pPr>
      <w:rPr>
        <w:rFonts w:hint="default"/>
      </w:rPr>
    </w:lvl>
    <w:lvl w:ilvl="5">
      <w:start w:val="1"/>
      <w:numFmt w:val="decimal"/>
      <w:lvlText w:val="%1.5."/>
      <w:lvlJc w:val="left"/>
      <w:pPr>
        <w:ind w:left="2736" w:hanging="936"/>
      </w:pPr>
      <w:rPr>
        <w:rFonts w:hint="default"/>
      </w:rPr>
    </w:lvl>
    <w:lvl w:ilvl="6">
      <w:start w:val="1"/>
      <w:numFmt w:val="decimal"/>
      <w:lvlText w:val="%1.6."/>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9B70ECC"/>
    <w:multiLevelType w:val="multilevel"/>
    <w:tmpl w:val="4BC42A0C"/>
    <w:lvl w:ilvl="0">
      <w:start w:val="1"/>
      <w:numFmt w:val="upperLetter"/>
      <w:lvlText w:val="%1."/>
      <w:lvlJc w:val="left"/>
      <w:pPr>
        <w:ind w:left="360" w:hanging="360"/>
      </w:pPr>
      <w:rPr>
        <w:rFonts w:hint="default"/>
      </w:rPr>
    </w:lvl>
    <w:lvl w:ilvl="1">
      <w:start w:val="1"/>
      <w:numFmt w:val="decimal"/>
      <w:lvlRestart w:val="0"/>
      <w:lvlText w:val="%1.%2."/>
      <w:lvlJc w:val="left"/>
      <w:pPr>
        <w:ind w:left="792" w:hanging="432"/>
      </w:pPr>
      <w:rPr>
        <w:rFonts w:hint="default"/>
        <w:b/>
        <w:bCs/>
      </w:rPr>
    </w:lvl>
    <w:lvl w:ilvl="2">
      <w:start w:val="1"/>
      <w:numFmt w:val="bullet"/>
      <w:lvlText w:val=""/>
      <w:lvlJc w:val="left"/>
      <w:pPr>
        <w:ind w:left="1080" w:hanging="360"/>
      </w:pPr>
      <w:rPr>
        <w:rFonts w:ascii="Symbol" w:hAnsi="Symbol" w:hint="default"/>
      </w:rPr>
    </w:lvl>
    <w:lvl w:ilvl="3">
      <w:start w:val="1"/>
      <w:numFmt w:val="decimal"/>
      <w:lvlRestart w:val="0"/>
      <w:lvlText w:val="%1.3."/>
      <w:lvlJc w:val="left"/>
      <w:pPr>
        <w:ind w:left="1728" w:hanging="648"/>
      </w:pPr>
      <w:rPr>
        <w:rFonts w:hint="default"/>
      </w:rPr>
    </w:lvl>
    <w:lvl w:ilvl="4">
      <w:start w:val="1"/>
      <w:numFmt w:val="decimal"/>
      <w:lvlText w:val="%1.4."/>
      <w:lvlJc w:val="left"/>
      <w:pPr>
        <w:ind w:left="2232" w:hanging="792"/>
      </w:pPr>
      <w:rPr>
        <w:rFonts w:hint="default"/>
      </w:rPr>
    </w:lvl>
    <w:lvl w:ilvl="5">
      <w:start w:val="1"/>
      <w:numFmt w:val="decimal"/>
      <w:lvlText w:val="%1.5."/>
      <w:lvlJc w:val="left"/>
      <w:pPr>
        <w:ind w:left="2736" w:hanging="936"/>
      </w:pPr>
      <w:rPr>
        <w:rFonts w:hint="default"/>
      </w:rPr>
    </w:lvl>
    <w:lvl w:ilvl="6">
      <w:start w:val="1"/>
      <w:numFmt w:val="decimal"/>
      <w:lvlText w:val="%1.6."/>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BA33BF2"/>
    <w:multiLevelType w:val="multilevel"/>
    <w:tmpl w:val="481A5D00"/>
    <w:lvl w:ilvl="0">
      <w:start w:val="4"/>
      <w:numFmt w:val="upperLetter"/>
      <w:lvlText w:val="%1."/>
      <w:lvlJc w:val="left"/>
      <w:pPr>
        <w:ind w:left="360" w:hanging="360"/>
      </w:pPr>
      <w:rPr>
        <w:rFonts w:hint="default"/>
      </w:rPr>
    </w:lvl>
    <w:lvl w:ilvl="1">
      <w:start w:val="1"/>
      <w:numFmt w:val="decimal"/>
      <w:lvlRestart w:val="0"/>
      <w:lvlText w:val="%1.%2."/>
      <w:lvlJc w:val="left"/>
      <w:pPr>
        <w:ind w:left="792" w:hanging="432"/>
      </w:pPr>
      <w:rPr>
        <w:rFonts w:hint="default"/>
        <w:b/>
        <w:bCs/>
      </w:rPr>
    </w:lvl>
    <w:lvl w:ilvl="2">
      <w:start w:val="1"/>
      <w:numFmt w:val="bullet"/>
      <w:lvlText w:val=""/>
      <w:lvlJc w:val="left"/>
      <w:pPr>
        <w:ind w:left="1080" w:hanging="360"/>
      </w:pPr>
      <w:rPr>
        <w:rFonts w:ascii="Symbol" w:hAnsi="Symbol" w:hint="default"/>
      </w:rPr>
    </w:lvl>
    <w:lvl w:ilvl="3">
      <w:start w:val="1"/>
      <w:numFmt w:val="bullet"/>
      <w:lvlText w:val="o"/>
      <w:lvlJc w:val="left"/>
      <w:pPr>
        <w:ind w:left="1440" w:hanging="360"/>
      </w:pPr>
      <w:rPr>
        <w:rFonts w:ascii="Courier New" w:hAnsi="Courier New" w:cs="Courier New" w:hint="default"/>
      </w:rPr>
    </w:lvl>
    <w:lvl w:ilvl="4">
      <w:start w:val="1"/>
      <w:numFmt w:val="bullet"/>
      <w:lvlText w:val="o"/>
      <w:lvlJc w:val="left"/>
      <w:pPr>
        <w:ind w:left="1800" w:hanging="360"/>
      </w:pPr>
      <w:rPr>
        <w:rFonts w:ascii="Courier New" w:hAnsi="Courier New" w:cs="Courier New" w:hint="default"/>
      </w:rPr>
    </w:lvl>
    <w:lvl w:ilvl="5">
      <w:start w:val="1"/>
      <w:numFmt w:val="decimal"/>
      <w:lvlText w:val="%1.5."/>
      <w:lvlJc w:val="left"/>
      <w:pPr>
        <w:ind w:left="2736" w:hanging="936"/>
      </w:pPr>
      <w:rPr>
        <w:rFonts w:hint="default"/>
      </w:rPr>
    </w:lvl>
    <w:lvl w:ilvl="6">
      <w:start w:val="1"/>
      <w:numFmt w:val="decimal"/>
      <w:lvlText w:val="%1.6."/>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20E11BA"/>
    <w:multiLevelType w:val="multilevel"/>
    <w:tmpl w:val="76AE8340"/>
    <w:lvl w:ilvl="0">
      <w:start w:val="1"/>
      <w:numFmt w:val="upperLetter"/>
      <w:lvlText w:val="%1."/>
      <w:lvlJc w:val="left"/>
      <w:pPr>
        <w:ind w:left="360" w:hanging="360"/>
      </w:pPr>
      <w:rPr>
        <w:rFonts w:hint="default"/>
      </w:rPr>
    </w:lvl>
    <w:lvl w:ilvl="1">
      <w:start w:val="1"/>
      <w:numFmt w:val="decimal"/>
      <w:lvlRestart w:val="0"/>
      <w:lvlText w:val="%1.%2."/>
      <w:lvlJc w:val="left"/>
      <w:pPr>
        <w:ind w:left="792" w:hanging="432"/>
      </w:pPr>
      <w:rPr>
        <w:rFonts w:hint="default"/>
        <w:b/>
        <w:bCs/>
      </w:rPr>
    </w:lvl>
    <w:lvl w:ilvl="2">
      <w:start w:val="1"/>
      <w:numFmt w:val="bullet"/>
      <w:lvlText w:val=""/>
      <w:lvlJc w:val="left"/>
      <w:pPr>
        <w:ind w:left="1080" w:hanging="360"/>
      </w:pPr>
      <w:rPr>
        <w:rFonts w:ascii="Symbol" w:hAnsi="Symbol" w:hint="default"/>
      </w:rPr>
    </w:lvl>
    <w:lvl w:ilvl="3">
      <w:start w:val="1"/>
      <w:numFmt w:val="decimal"/>
      <w:lvlRestart w:val="0"/>
      <w:lvlText w:val="%1.3."/>
      <w:lvlJc w:val="left"/>
      <w:pPr>
        <w:ind w:left="1728" w:hanging="648"/>
      </w:pPr>
      <w:rPr>
        <w:rFonts w:hint="default"/>
      </w:rPr>
    </w:lvl>
    <w:lvl w:ilvl="4">
      <w:start w:val="1"/>
      <w:numFmt w:val="decimal"/>
      <w:lvlText w:val="%1.4."/>
      <w:lvlJc w:val="left"/>
      <w:pPr>
        <w:ind w:left="2232" w:hanging="792"/>
      </w:pPr>
      <w:rPr>
        <w:rFonts w:hint="default"/>
      </w:rPr>
    </w:lvl>
    <w:lvl w:ilvl="5">
      <w:start w:val="1"/>
      <w:numFmt w:val="decimal"/>
      <w:lvlText w:val="%1.5."/>
      <w:lvlJc w:val="left"/>
      <w:pPr>
        <w:ind w:left="2736" w:hanging="936"/>
      </w:pPr>
      <w:rPr>
        <w:rFonts w:hint="default"/>
      </w:rPr>
    </w:lvl>
    <w:lvl w:ilvl="6">
      <w:start w:val="1"/>
      <w:numFmt w:val="decimal"/>
      <w:lvlText w:val="%1.6."/>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9BF07E7"/>
    <w:multiLevelType w:val="multilevel"/>
    <w:tmpl w:val="FA0897BC"/>
    <w:lvl w:ilvl="0">
      <w:start w:val="1"/>
      <w:numFmt w:val="upperLetter"/>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Restart w:val="0"/>
      <w:lvlText w:val="%1.3."/>
      <w:lvlJc w:val="left"/>
      <w:pPr>
        <w:ind w:left="1728" w:hanging="648"/>
      </w:pPr>
      <w:rPr>
        <w:rFonts w:hint="default"/>
      </w:rPr>
    </w:lvl>
    <w:lvl w:ilvl="4">
      <w:start w:val="1"/>
      <w:numFmt w:val="decimal"/>
      <w:lvlText w:val="%1.4."/>
      <w:lvlJc w:val="left"/>
      <w:pPr>
        <w:ind w:left="2232" w:hanging="792"/>
      </w:pPr>
      <w:rPr>
        <w:rFonts w:hint="default"/>
      </w:rPr>
    </w:lvl>
    <w:lvl w:ilvl="5">
      <w:start w:val="1"/>
      <w:numFmt w:val="decimal"/>
      <w:lvlText w:val="%1.5."/>
      <w:lvlJc w:val="left"/>
      <w:pPr>
        <w:ind w:left="2736" w:hanging="936"/>
      </w:pPr>
      <w:rPr>
        <w:rFonts w:hint="default"/>
      </w:rPr>
    </w:lvl>
    <w:lvl w:ilvl="6">
      <w:start w:val="1"/>
      <w:numFmt w:val="decimal"/>
      <w:lvlText w:val="%1.6."/>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3A546B10"/>
    <w:multiLevelType w:val="multilevel"/>
    <w:tmpl w:val="B20C23FE"/>
    <w:lvl w:ilvl="0">
      <w:start w:val="1"/>
      <w:numFmt w:val="upperLetter"/>
      <w:lvlText w:val="%1."/>
      <w:lvlJc w:val="left"/>
      <w:pPr>
        <w:ind w:left="360" w:hanging="360"/>
      </w:pPr>
      <w:rPr>
        <w:rFonts w:hint="default"/>
      </w:rPr>
    </w:lvl>
    <w:lvl w:ilvl="1">
      <w:start w:val="1"/>
      <w:numFmt w:val="decimal"/>
      <w:lvlRestart w:val="0"/>
      <w:lvlText w:val="%1.%2."/>
      <w:lvlJc w:val="left"/>
      <w:pPr>
        <w:ind w:left="792" w:hanging="432"/>
      </w:pPr>
      <w:rPr>
        <w:rFonts w:hint="default"/>
        <w:b/>
        <w:bCs/>
      </w:rPr>
    </w:lvl>
    <w:lvl w:ilvl="2">
      <w:start w:val="1"/>
      <w:numFmt w:val="bullet"/>
      <w:lvlText w:val=""/>
      <w:lvlJc w:val="left"/>
      <w:pPr>
        <w:ind w:left="1080" w:hanging="360"/>
      </w:pPr>
      <w:rPr>
        <w:rFonts w:ascii="Symbol" w:hAnsi="Symbol" w:hint="default"/>
      </w:rPr>
    </w:lvl>
    <w:lvl w:ilvl="3">
      <w:start w:val="1"/>
      <w:numFmt w:val="decimal"/>
      <w:lvlRestart w:val="0"/>
      <w:lvlText w:val="%1.3."/>
      <w:lvlJc w:val="left"/>
      <w:pPr>
        <w:ind w:left="1728" w:hanging="648"/>
      </w:pPr>
      <w:rPr>
        <w:rFonts w:hint="default"/>
      </w:rPr>
    </w:lvl>
    <w:lvl w:ilvl="4">
      <w:start w:val="1"/>
      <w:numFmt w:val="decimal"/>
      <w:lvlText w:val="%1.4."/>
      <w:lvlJc w:val="left"/>
      <w:pPr>
        <w:ind w:left="2232" w:hanging="792"/>
      </w:pPr>
      <w:rPr>
        <w:rFonts w:hint="default"/>
      </w:rPr>
    </w:lvl>
    <w:lvl w:ilvl="5">
      <w:start w:val="1"/>
      <w:numFmt w:val="decimal"/>
      <w:lvlText w:val="%1.5."/>
      <w:lvlJc w:val="left"/>
      <w:pPr>
        <w:ind w:left="2736" w:hanging="936"/>
      </w:pPr>
      <w:rPr>
        <w:rFonts w:hint="default"/>
      </w:rPr>
    </w:lvl>
    <w:lvl w:ilvl="6">
      <w:start w:val="1"/>
      <w:numFmt w:val="decimal"/>
      <w:lvlText w:val="%1.6."/>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CD61609"/>
    <w:multiLevelType w:val="hybridMultilevel"/>
    <w:tmpl w:val="3E34D960"/>
    <w:lvl w:ilvl="0" w:tplc="F87649D4">
      <w:start w:val="1"/>
      <w:numFmt w:val="bullet"/>
      <w:pStyle w:val="Heading5"/>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233A33"/>
    <w:multiLevelType w:val="multilevel"/>
    <w:tmpl w:val="893427A6"/>
    <w:lvl w:ilvl="0">
      <w:start w:val="3"/>
      <w:numFmt w:val="upperLetter"/>
      <w:lvlText w:val="%1."/>
      <w:lvlJc w:val="left"/>
      <w:pPr>
        <w:ind w:left="360" w:hanging="360"/>
      </w:pPr>
      <w:rPr>
        <w:rFonts w:hint="default"/>
        <w:b/>
        <w:bCs/>
      </w:rPr>
    </w:lvl>
    <w:lvl w:ilvl="1">
      <w:start w:val="1"/>
      <w:numFmt w:val="decimal"/>
      <w:lvlRestart w:val="0"/>
      <w:lvlText w:val="%1.%2."/>
      <w:lvlJc w:val="left"/>
      <w:pPr>
        <w:ind w:left="792" w:hanging="432"/>
      </w:pPr>
      <w:rPr>
        <w:rFonts w:hint="default"/>
        <w:b/>
        <w:bCs/>
      </w:rPr>
    </w:lvl>
    <w:lvl w:ilvl="2">
      <w:start w:val="1"/>
      <w:numFmt w:val="bullet"/>
      <w:lvlText w:val=""/>
      <w:lvlJc w:val="left"/>
      <w:pPr>
        <w:ind w:left="1080" w:hanging="360"/>
      </w:pPr>
      <w:rPr>
        <w:rFonts w:ascii="Symbol" w:hAnsi="Symbol" w:hint="default"/>
      </w:rPr>
    </w:lvl>
    <w:lvl w:ilvl="3">
      <w:start w:val="1"/>
      <w:numFmt w:val="decimal"/>
      <w:lvlRestart w:val="0"/>
      <w:lvlText w:val="%1.3."/>
      <w:lvlJc w:val="left"/>
      <w:pPr>
        <w:ind w:left="1728" w:hanging="648"/>
      </w:pPr>
      <w:rPr>
        <w:rFonts w:hint="default"/>
      </w:rPr>
    </w:lvl>
    <w:lvl w:ilvl="4">
      <w:start w:val="1"/>
      <w:numFmt w:val="decimal"/>
      <w:lvlText w:val="%1.4."/>
      <w:lvlJc w:val="left"/>
      <w:pPr>
        <w:ind w:left="2232" w:hanging="792"/>
      </w:pPr>
      <w:rPr>
        <w:rFonts w:hint="default"/>
      </w:rPr>
    </w:lvl>
    <w:lvl w:ilvl="5">
      <w:start w:val="1"/>
      <w:numFmt w:val="decimal"/>
      <w:lvlText w:val="%1.5."/>
      <w:lvlJc w:val="left"/>
      <w:pPr>
        <w:ind w:left="2736" w:hanging="936"/>
      </w:pPr>
      <w:rPr>
        <w:rFonts w:hint="default"/>
      </w:rPr>
    </w:lvl>
    <w:lvl w:ilvl="6">
      <w:start w:val="1"/>
      <w:numFmt w:val="decimal"/>
      <w:lvlText w:val="%1.6."/>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3F3D5466"/>
    <w:multiLevelType w:val="hybridMultilevel"/>
    <w:tmpl w:val="899831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1821A1"/>
    <w:multiLevelType w:val="multilevel"/>
    <w:tmpl w:val="B1489AEE"/>
    <w:lvl w:ilvl="0">
      <w:start w:val="4"/>
      <w:numFmt w:val="upperLetter"/>
      <w:lvlText w:val="%1."/>
      <w:lvlJc w:val="left"/>
      <w:pPr>
        <w:ind w:left="360" w:hanging="360"/>
      </w:pPr>
      <w:rPr>
        <w:rFonts w:hint="default"/>
      </w:rPr>
    </w:lvl>
    <w:lvl w:ilvl="1">
      <w:start w:val="1"/>
      <w:numFmt w:val="decimal"/>
      <w:lvlRestart w:val="0"/>
      <w:lvlText w:val="%1.%2."/>
      <w:lvlJc w:val="left"/>
      <w:pPr>
        <w:ind w:left="792" w:hanging="432"/>
      </w:pPr>
      <w:rPr>
        <w:rFonts w:hint="default"/>
        <w:b/>
        <w:bCs/>
      </w:rPr>
    </w:lvl>
    <w:lvl w:ilvl="2">
      <w:start w:val="1"/>
      <w:numFmt w:val="bullet"/>
      <w:lvlText w:val=""/>
      <w:lvlJc w:val="left"/>
      <w:pPr>
        <w:ind w:left="1080" w:hanging="360"/>
      </w:pPr>
      <w:rPr>
        <w:rFonts w:ascii="Symbol" w:hAnsi="Symbol" w:hint="default"/>
      </w:rPr>
    </w:lvl>
    <w:lvl w:ilvl="3">
      <w:start w:val="1"/>
      <w:numFmt w:val="decimal"/>
      <w:lvlRestart w:val="0"/>
      <w:lvlText w:val="%1.3."/>
      <w:lvlJc w:val="left"/>
      <w:pPr>
        <w:ind w:left="1728" w:hanging="648"/>
      </w:pPr>
      <w:rPr>
        <w:rFonts w:hint="default"/>
      </w:rPr>
    </w:lvl>
    <w:lvl w:ilvl="4">
      <w:start w:val="1"/>
      <w:numFmt w:val="decimal"/>
      <w:lvlText w:val="%1.4."/>
      <w:lvlJc w:val="left"/>
      <w:pPr>
        <w:ind w:left="2232" w:hanging="792"/>
      </w:pPr>
      <w:rPr>
        <w:rFonts w:hint="default"/>
      </w:rPr>
    </w:lvl>
    <w:lvl w:ilvl="5">
      <w:start w:val="1"/>
      <w:numFmt w:val="decimal"/>
      <w:lvlText w:val="%1.5."/>
      <w:lvlJc w:val="left"/>
      <w:pPr>
        <w:ind w:left="2736" w:hanging="936"/>
      </w:pPr>
      <w:rPr>
        <w:rFonts w:hint="default"/>
      </w:rPr>
    </w:lvl>
    <w:lvl w:ilvl="6">
      <w:start w:val="1"/>
      <w:numFmt w:val="decimal"/>
      <w:lvlText w:val="%1.6."/>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00756DF"/>
    <w:multiLevelType w:val="hybridMultilevel"/>
    <w:tmpl w:val="057828F4"/>
    <w:lvl w:ilvl="0" w:tplc="04090003">
      <w:start w:val="1"/>
      <w:numFmt w:val="bullet"/>
      <w:lvlText w:val="o"/>
      <w:lvlJc w:val="left"/>
      <w:pPr>
        <w:ind w:left="1728" w:hanging="360"/>
      </w:pPr>
      <w:rPr>
        <w:rFonts w:ascii="Courier New" w:hAnsi="Courier New" w:cs="Courier New"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25" w15:restartNumberingAfterBreak="0">
    <w:nsid w:val="502B3A83"/>
    <w:multiLevelType w:val="hybridMultilevel"/>
    <w:tmpl w:val="DBE47C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71B7A8F"/>
    <w:multiLevelType w:val="hybridMultilevel"/>
    <w:tmpl w:val="F6DAB952"/>
    <w:lvl w:ilvl="0" w:tplc="04090003">
      <w:start w:val="1"/>
      <w:numFmt w:val="bullet"/>
      <w:lvlText w:val="o"/>
      <w:lvlJc w:val="left"/>
      <w:pPr>
        <w:ind w:left="1728" w:hanging="360"/>
      </w:pPr>
      <w:rPr>
        <w:rFonts w:ascii="Courier New" w:hAnsi="Courier New" w:cs="Courier New"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27" w15:restartNumberingAfterBreak="0">
    <w:nsid w:val="634479C2"/>
    <w:multiLevelType w:val="multilevel"/>
    <w:tmpl w:val="A118936A"/>
    <w:lvl w:ilvl="0">
      <w:start w:val="1"/>
      <w:numFmt w:val="upperLetter"/>
      <w:lvlText w:val="%1."/>
      <w:lvlJc w:val="left"/>
      <w:pPr>
        <w:ind w:left="360" w:hanging="360"/>
      </w:pPr>
      <w:rPr>
        <w:rFonts w:hint="default"/>
      </w:rPr>
    </w:lvl>
    <w:lvl w:ilvl="1">
      <w:start w:val="1"/>
      <w:numFmt w:val="decimal"/>
      <w:lvlRestart w:val="0"/>
      <w:lvlText w:val="%1.%2."/>
      <w:lvlJc w:val="left"/>
      <w:pPr>
        <w:ind w:left="792" w:hanging="432"/>
      </w:pPr>
      <w:rPr>
        <w:rFonts w:hint="default"/>
        <w:b/>
        <w:bCs/>
      </w:rPr>
    </w:lvl>
    <w:lvl w:ilvl="2">
      <w:start w:val="1"/>
      <w:numFmt w:val="bullet"/>
      <w:lvlText w:val=""/>
      <w:lvlJc w:val="left"/>
      <w:pPr>
        <w:ind w:left="1080" w:hanging="360"/>
      </w:pPr>
      <w:rPr>
        <w:rFonts w:ascii="Symbol" w:hAnsi="Symbol" w:hint="default"/>
      </w:rPr>
    </w:lvl>
    <w:lvl w:ilvl="3">
      <w:start w:val="1"/>
      <w:numFmt w:val="decimal"/>
      <w:lvlRestart w:val="0"/>
      <w:lvlText w:val="%1.3."/>
      <w:lvlJc w:val="left"/>
      <w:pPr>
        <w:ind w:left="1728" w:hanging="648"/>
      </w:pPr>
      <w:rPr>
        <w:rFonts w:hint="default"/>
      </w:rPr>
    </w:lvl>
    <w:lvl w:ilvl="4">
      <w:start w:val="1"/>
      <w:numFmt w:val="decimal"/>
      <w:lvlText w:val="%1.4."/>
      <w:lvlJc w:val="left"/>
      <w:pPr>
        <w:ind w:left="2232" w:hanging="792"/>
      </w:pPr>
      <w:rPr>
        <w:rFonts w:hint="default"/>
      </w:rPr>
    </w:lvl>
    <w:lvl w:ilvl="5">
      <w:start w:val="1"/>
      <w:numFmt w:val="decimal"/>
      <w:lvlText w:val="%1.5."/>
      <w:lvlJc w:val="left"/>
      <w:pPr>
        <w:ind w:left="2736" w:hanging="936"/>
      </w:pPr>
      <w:rPr>
        <w:rFonts w:hint="default"/>
      </w:rPr>
    </w:lvl>
    <w:lvl w:ilvl="6">
      <w:start w:val="1"/>
      <w:numFmt w:val="decimal"/>
      <w:lvlText w:val="%1.6."/>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44B50BB"/>
    <w:multiLevelType w:val="hybridMultilevel"/>
    <w:tmpl w:val="A5BA5C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6F764A6"/>
    <w:multiLevelType w:val="hybridMultilevel"/>
    <w:tmpl w:val="20EC6D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884679B"/>
    <w:multiLevelType w:val="multilevel"/>
    <w:tmpl w:val="89D4117C"/>
    <w:lvl w:ilvl="0">
      <w:start w:val="3"/>
      <w:numFmt w:val="upperLetter"/>
      <w:lvlText w:val="%1."/>
      <w:lvlJc w:val="left"/>
      <w:pPr>
        <w:ind w:left="360" w:hanging="360"/>
      </w:pPr>
      <w:rPr>
        <w:rFonts w:hint="default"/>
        <w:b/>
        <w:bCs/>
      </w:rPr>
    </w:lvl>
    <w:lvl w:ilvl="1">
      <w:start w:val="1"/>
      <w:numFmt w:val="decimal"/>
      <w:lvlRestart w:val="0"/>
      <w:lvlText w:val="%1.%2."/>
      <w:lvlJc w:val="left"/>
      <w:pPr>
        <w:ind w:left="792" w:hanging="432"/>
      </w:pPr>
      <w:rPr>
        <w:rFonts w:hint="default"/>
        <w:b/>
        <w:bCs/>
      </w:rPr>
    </w:lvl>
    <w:lvl w:ilvl="2">
      <w:start w:val="1"/>
      <w:numFmt w:val="bullet"/>
      <w:lvlText w:val=""/>
      <w:lvlJc w:val="left"/>
      <w:pPr>
        <w:ind w:left="1080" w:hanging="360"/>
      </w:pPr>
      <w:rPr>
        <w:rFonts w:ascii="Symbol" w:hAnsi="Symbol" w:hint="default"/>
      </w:rPr>
    </w:lvl>
    <w:lvl w:ilvl="3">
      <w:start w:val="1"/>
      <w:numFmt w:val="decimal"/>
      <w:lvlRestart w:val="0"/>
      <w:lvlText w:val="%1.3."/>
      <w:lvlJc w:val="left"/>
      <w:pPr>
        <w:ind w:left="1728" w:hanging="648"/>
      </w:pPr>
      <w:rPr>
        <w:rFonts w:hint="default"/>
      </w:rPr>
    </w:lvl>
    <w:lvl w:ilvl="4">
      <w:start w:val="1"/>
      <w:numFmt w:val="decimal"/>
      <w:lvlText w:val="%1.4."/>
      <w:lvlJc w:val="left"/>
      <w:pPr>
        <w:ind w:left="2232" w:hanging="792"/>
      </w:pPr>
      <w:rPr>
        <w:rFonts w:hint="default"/>
      </w:rPr>
    </w:lvl>
    <w:lvl w:ilvl="5">
      <w:start w:val="1"/>
      <w:numFmt w:val="decimal"/>
      <w:lvlText w:val="%1.5."/>
      <w:lvlJc w:val="left"/>
      <w:pPr>
        <w:ind w:left="2736" w:hanging="936"/>
      </w:pPr>
      <w:rPr>
        <w:rFonts w:hint="default"/>
      </w:rPr>
    </w:lvl>
    <w:lvl w:ilvl="6">
      <w:start w:val="1"/>
      <w:numFmt w:val="decimal"/>
      <w:lvlText w:val="%1.6."/>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714A7FFB"/>
    <w:multiLevelType w:val="hybridMultilevel"/>
    <w:tmpl w:val="A532DF7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16046A7"/>
    <w:multiLevelType w:val="multilevel"/>
    <w:tmpl w:val="372A94AA"/>
    <w:lvl w:ilvl="0">
      <w:start w:val="1"/>
      <w:numFmt w:val="upperLetter"/>
      <w:lvlText w:val="%1."/>
      <w:lvlJc w:val="left"/>
      <w:pPr>
        <w:ind w:left="360" w:hanging="360"/>
      </w:pPr>
      <w:rPr>
        <w:rFonts w:hint="default"/>
      </w:rPr>
    </w:lvl>
    <w:lvl w:ilvl="1">
      <w:start w:val="1"/>
      <w:numFmt w:val="decimal"/>
      <w:lvlRestart w:val="0"/>
      <w:lvlText w:val="%1.%2."/>
      <w:lvlJc w:val="left"/>
      <w:pPr>
        <w:ind w:left="792" w:hanging="432"/>
      </w:pPr>
      <w:rPr>
        <w:rFonts w:hint="default"/>
        <w:b/>
        <w:bCs/>
      </w:rPr>
    </w:lvl>
    <w:lvl w:ilvl="2">
      <w:start w:val="1"/>
      <w:numFmt w:val="bullet"/>
      <w:lvlText w:val=""/>
      <w:lvlJc w:val="left"/>
      <w:pPr>
        <w:ind w:left="1080" w:hanging="360"/>
      </w:pPr>
      <w:rPr>
        <w:rFonts w:ascii="Symbol" w:hAnsi="Symbol" w:hint="default"/>
      </w:rPr>
    </w:lvl>
    <w:lvl w:ilvl="3">
      <w:start w:val="1"/>
      <w:numFmt w:val="decimal"/>
      <w:lvlRestart w:val="0"/>
      <w:lvlText w:val="%4%1.3."/>
      <w:lvlJc w:val="left"/>
      <w:pPr>
        <w:ind w:left="1728" w:hanging="648"/>
      </w:pPr>
      <w:rPr>
        <w:rFonts w:hint="default"/>
      </w:rPr>
    </w:lvl>
    <w:lvl w:ilvl="4">
      <w:start w:val="1"/>
      <w:numFmt w:val="decimal"/>
      <w:lvlText w:val="%1.4."/>
      <w:lvlJc w:val="left"/>
      <w:pPr>
        <w:ind w:left="2232" w:hanging="792"/>
      </w:pPr>
      <w:rPr>
        <w:rFonts w:hint="default"/>
      </w:rPr>
    </w:lvl>
    <w:lvl w:ilvl="5">
      <w:start w:val="1"/>
      <w:numFmt w:val="decimal"/>
      <w:lvlText w:val="%1.5."/>
      <w:lvlJc w:val="left"/>
      <w:pPr>
        <w:ind w:left="2736" w:hanging="936"/>
      </w:pPr>
      <w:rPr>
        <w:rFonts w:hint="default"/>
      </w:rPr>
    </w:lvl>
    <w:lvl w:ilvl="6">
      <w:start w:val="1"/>
      <w:numFmt w:val="decimal"/>
      <w:lvlText w:val="%1.6."/>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725332A4"/>
    <w:multiLevelType w:val="hybridMultilevel"/>
    <w:tmpl w:val="F4726DE4"/>
    <w:lvl w:ilvl="0" w:tplc="04090003">
      <w:start w:val="1"/>
      <w:numFmt w:val="bullet"/>
      <w:lvlText w:val="o"/>
      <w:lvlJc w:val="left"/>
      <w:pPr>
        <w:ind w:left="1728" w:hanging="360"/>
      </w:pPr>
      <w:rPr>
        <w:rFonts w:ascii="Courier New" w:hAnsi="Courier New" w:cs="Courier New"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34" w15:restartNumberingAfterBreak="0">
    <w:nsid w:val="77B5304D"/>
    <w:multiLevelType w:val="hybridMultilevel"/>
    <w:tmpl w:val="495E0FD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8B57966"/>
    <w:multiLevelType w:val="multilevel"/>
    <w:tmpl w:val="73DC63B4"/>
    <w:lvl w:ilvl="0">
      <w:start w:val="4"/>
      <w:numFmt w:val="upperLetter"/>
      <w:lvlText w:val="%1."/>
      <w:lvlJc w:val="left"/>
      <w:pPr>
        <w:ind w:left="360" w:hanging="360"/>
      </w:pPr>
      <w:rPr>
        <w:rFonts w:hint="default"/>
      </w:rPr>
    </w:lvl>
    <w:lvl w:ilvl="1">
      <w:start w:val="1"/>
      <w:numFmt w:val="decimal"/>
      <w:lvlRestart w:val="0"/>
      <w:lvlText w:val="%1.%2."/>
      <w:lvlJc w:val="left"/>
      <w:pPr>
        <w:ind w:left="792" w:hanging="432"/>
      </w:pPr>
      <w:rPr>
        <w:rFonts w:hint="default"/>
        <w:b/>
        <w:bCs/>
      </w:rPr>
    </w:lvl>
    <w:lvl w:ilvl="2">
      <w:start w:val="1"/>
      <w:numFmt w:val="bullet"/>
      <w:lvlText w:val=""/>
      <w:lvlJc w:val="left"/>
      <w:pPr>
        <w:ind w:left="1080" w:hanging="360"/>
      </w:pPr>
      <w:rPr>
        <w:rFonts w:ascii="Symbol" w:hAnsi="Symbol" w:hint="default"/>
      </w:rPr>
    </w:lvl>
    <w:lvl w:ilvl="3">
      <w:start w:val="1"/>
      <w:numFmt w:val="bullet"/>
      <w:lvlText w:val="o"/>
      <w:lvlJc w:val="left"/>
      <w:pPr>
        <w:ind w:left="1440" w:hanging="360"/>
      </w:pPr>
      <w:rPr>
        <w:rFonts w:ascii="Courier New" w:hAnsi="Courier New" w:cs="Courier New" w:hint="default"/>
      </w:rPr>
    </w:lvl>
    <w:lvl w:ilvl="4">
      <w:start w:val="1"/>
      <w:numFmt w:val="bullet"/>
      <w:lvlText w:val="o"/>
      <w:lvlJc w:val="left"/>
      <w:pPr>
        <w:ind w:left="1800" w:hanging="360"/>
      </w:pPr>
      <w:rPr>
        <w:rFonts w:ascii="Courier New" w:hAnsi="Courier New" w:cs="Courier New" w:hint="default"/>
      </w:rPr>
    </w:lvl>
    <w:lvl w:ilvl="5">
      <w:start w:val="1"/>
      <w:numFmt w:val="decimal"/>
      <w:lvlText w:val="%1.5."/>
      <w:lvlJc w:val="left"/>
      <w:pPr>
        <w:ind w:left="2736" w:hanging="936"/>
      </w:pPr>
      <w:rPr>
        <w:rFonts w:hint="default"/>
      </w:rPr>
    </w:lvl>
    <w:lvl w:ilvl="6">
      <w:start w:val="1"/>
      <w:numFmt w:val="decimal"/>
      <w:lvlText w:val="%1.6."/>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7B7C2A14"/>
    <w:multiLevelType w:val="multilevel"/>
    <w:tmpl w:val="893427A6"/>
    <w:lvl w:ilvl="0">
      <w:start w:val="3"/>
      <w:numFmt w:val="upperLetter"/>
      <w:lvlText w:val="%1."/>
      <w:lvlJc w:val="left"/>
      <w:pPr>
        <w:ind w:left="360" w:hanging="360"/>
      </w:pPr>
      <w:rPr>
        <w:rFonts w:hint="default"/>
        <w:b/>
        <w:bCs/>
      </w:rPr>
    </w:lvl>
    <w:lvl w:ilvl="1">
      <w:start w:val="1"/>
      <w:numFmt w:val="decimal"/>
      <w:lvlRestart w:val="0"/>
      <w:lvlText w:val="%1.%2."/>
      <w:lvlJc w:val="left"/>
      <w:pPr>
        <w:ind w:left="792" w:hanging="432"/>
      </w:pPr>
      <w:rPr>
        <w:rFonts w:hint="default"/>
        <w:b/>
        <w:bCs/>
      </w:rPr>
    </w:lvl>
    <w:lvl w:ilvl="2">
      <w:start w:val="1"/>
      <w:numFmt w:val="bullet"/>
      <w:lvlText w:val=""/>
      <w:lvlJc w:val="left"/>
      <w:pPr>
        <w:ind w:left="1080" w:hanging="360"/>
      </w:pPr>
      <w:rPr>
        <w:rFonts w:ascii="Symbol" w:hAnsi="Symbol" w:hint="default"/>
      </w:rPr>
    </w:lvl>
    <w:lvl w:ilvl="3">
      <w:start w:val="1"/>
      <w:numFmt w:val="decimal"/>
      <w:lvlRestart w:val="0"/>
      <w:lvlText w:val="%1.3."/>
      <w:lvlJc w:val="left"/>
      <w:pPr>
        <w:ind w:left="1728" w:hanging="648"/>
      </w:pPr>
      <w:rPr>
        <w:rFonts w:hint="default"/>
      </w:rPr>
    </w:lvl>
    <w:lvl w:ilvl="4">
      <w:start w:val="1"/>
      <w:numFmt w:val="decimal"/>
      <w:lvlText w:val="%1.4."/>
      <w:lvlJc w:val="left"/>
      <w:pPr>
        <w:ind w:left="2232" w:hanging="792"/>
      </w:pPr>
      <w:rPr>
        <w:rFonts w:hint="default"/>
      </w:rPr>
    </w:lvl>
    <w:lvl w:ilvl="5">
      <w:start w:val="1"/>
      <w:numFmt w:val="decimal"/>
      <w:lvlText w:val="%1.5."/>
      <w:lvlJc w:val="left"/>
      <w:pPr>
        <w:ind w:left="2736" w:hanging="936"/>
      </w:pPr>
      <w:rPr>
        <w:rFonts w:hint="default"/>
      </w:rPr>
    </w:lvl>
    <w:lvl w:ilvl="6">
      <w:start w:val="1"/>
      <w:numFmt w:val="decimal"/>
      <w:lvlText w:val="%1.6."/>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4699597">
    <w:abstractNumId w:val="31"/>
  </w:num>
  <w:num w:numId="2" w16cid:durableId="1786458329">
    <w:abstractNumId w:val="23"/>
  </w:num>
  <w:num w:numId="3" w16cid:durableId="818038494">
    <w:abstractNumId w:val="27"/>
  </w:num>
  <w:num w:numId="4" w16cid:durableId="607472085">
    <w:abstractNumId w:val="21"/>
  </w:num>
  <w:num w:numId="5" w16cid:durableId="785271630">
    <w:abstractNumId w:val="14"/>
  </w:num>
  <w:num w:numId="6" w16cid:durableId="278950709">
    <w:abstractNumId w:val="4"/>
  </w:num>
  <w:num w:numId="7" w16cid:durableId="152531544">
    <w:abstractNumId w:val="36"/>
  </w:num>
  <w:num w:numId="8" w16cid:durableId="1585187696">
    <w:abstractNumId w:val="29"/>
  </w:num>
  <w:num w:numId="9" w16cid:durableId="583104118">
    <w:abstractNumId w:val="30"/>
  </w:num>
  <w:num w:numId="10" w16cid:durableId="268589467">
    <w:abstractNumId w:val="30"/>
    <w:lvlOverride w:ilvl="0">
      <w:startOverride w:val="1"/>
    </w:lvlOverride>
  </w:num>
  <w:num w:numId="11" w16cid:durableId="1425104031">
    <w:abstractNumId w:val="9"/>
  </w:num>
  <w:num w:numId="12" w16cid:durableId="244994537">
    <w:abstractNumId w:val="13"/>
  </w:num>
  <w:num w:numId="13" w16cid:durableId="10306521">
    <w:abstractNumId w:val="10"/>
  </w:num>
  <w:num w:numId="14" w16cid:durableId="746342918">
    <w:abstractNumId w:val="7"/>
  </w:num>
  <w:num w:numId="15" w16cid:durableId="368797660">
    <w:abstractNumId w:val="15"/>
  </w:num>
  <w:num w:numId="16" w16cid:durableId="694814576">
    <w:abstractNumId w:val="34"/>
  </w:num>
  <w:num w:numId="17" w16cid:durableId="1254510560">
    <w:abstractNumId w:val="5"/>
  </w:num>
  <w:num w:numId="18" w16cid:durableId="1793672870">
    <w:abstractNumId w:val="16"/>
  </w:num>
  <w:num w:numId="19" w16cid:durableId="926882176">
    <w:abstractNumId w:val="35"/>
  </w:num>
  <w:num w:numId="20" w16cid:durableId="790170434">
    <w:abstractNumId w:val="1"/>
  </w:num>
  <w:num w:numId="21" w16cid:durableId="981039775">
    <w:abstractNumId w:val="8"/>
  </w:num>
  <w:num w:numId="22" w16cid:durableId="2049598103">
    <w:abstractNumId w:val="3"/>
  </w:num>
  <w:num w:numId="23" w16cid:durableId="1881941481">
    <w:abstractNumId w:val="19"/>
  </w:num>
  <w:num w:numId="24" w16cid:durableId="1221667807">
    <w:abstractNumId w:val="27"/>
  </w:num>
  <w:num w:numId="25" w16cid:durableId="1013535573">
    <w:abstractNumId w:val="20"/>
  </w:num>
  <w:num w:numId="26" w16cid:durableId="1448232073">
    <w:abstractNumId w:val="18"/>
  </w:num>
  <w:num w:numId="27" w16cid:durableId="775716568">
    <w:abstractNumId w:val="0"/>
  </w:num>
  <w:num w:numId="28" w16cid:durableId="1361465933">
    <w:abstractNumId w:val="11"/>
  </w:num>
  <w:num w:numId="29" w16cid:durableId="1572235996">
    <w:abstractNumId w:val="28"/>
  </w:num>
  <w:num w:numId="30" w16cid:durableId="1330714353">
    <w:abstractNumId w:val="22"/>
  </w:num>
  <w:num w:numId="31" w16cid:durableId="1103842025">
    <w:abstractNumId w:val="12"/>
  </w:num>
  <w:num w:numId="32" w16cid:durableId="282004131">
    <w:abstractNumId w:val="24"/>
  </w:num>
  <w:num w:numId="33" w16cid:durableId="1743486209">
    <w:abstractNumId w:val="33"/>
  </w:num>
  <w:num w:numId="34" w16cid:durableId="1270508059">
    <w:abstractNumId w:val="26"/>
  </w:num>
  <w:num w:numId="35" w16cid:durableId="183560963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39203306">
    <w:abstractNumId w:val="2"/>
  </w:num>
  <w:num w:numId="37" w16cid:durableId="115529696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60851493">
    <w:abstractNumId w:val="32"/>
  </w:num>
  <w:num w:numId="39" w16cid:durableId="187558207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22132178">
    <w:abstractNumId w:val="6"/>
  </w:num>
  <w:num w:numId="41" w16cid:durableId="4107382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281767535">
    <w:abstractNumId w:val="17"/>
  </w:num>
  <w:num w:numId="43" w16cid:durableId="174479640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proofState w:spelling="clean" w:grammar="clean"/>
  <w:attachedTemplate r:id="rId1"/>
  <w:stylePaneFormatFilter w:val="1608" w:allStyles="0" w:customStyles="0" w:latentStyles="0" w:stylesInUse="1" w:headingStyles="0" w:numberingStyles="0" w:tableStyles="0" w:directFormattingOnRuns="0" w:directFormattingOnParagraphs="1" w:directFormattingOnNumbering="1" w:directFormattingOnTables="0" w:clearFormatting="1" w:top3HeadingStyles="0" w:visibleStyles="0" w:alternateStyleNames="0"/>
  <w:stylePaneSortMethod w:val="0003"/>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0CD"/>
    <w:rsid w:val="00000542"/>
    <w:rsid w:val="00003CCB"/>
    <w:rsid w:val="00003F1D"/>
    <w:rsid w:val="00004449"/>
    <w:rsid w:val="000055BB"/>
    <w:rsid w:val="00006814"/>
    <w:rsid w:val="0000755F"/>
    <w:rsid w:val="000103D0"/>
    <w:rsid w:val="0001110A"/>
    <w:rsid w:val="000132E5"/>
    <w:rsid w:val="00021266"/>
    <w:rsid w:val="000221E3"/>
    <w:rsid w:val="000242E7"/>
    <w:rsid w:val="00027702"/>
    <w:rsid w:val="000306B0"/>
    <w:rsid w:val="0003073F"/>
    <w:rsid w:val="00030AAC"/>
    <w:rsid w:val="000319EF"/>
    <w:rsid w:val="00032DD0"/>
    <w:rsid w:val="00034616"/>
    <w:rsid w:val="00034743"/>
    <w:rsid w:val="00034C2C"/>
    <w:rsid w:val="00035D60"/>
    <w:rsid w:val="00043616"/>
    <w:rsid w:val="000447BB"/>
    <w:rsid w:val="00050108"/>
    <w:rsid w:val="00053262"/>
    <w:rsid w:val="00055699"/>
    <w:rsid w:val="0005763C"/>
    <w:rsid w:val="00060D59"/>
    <w:rsid w:val="0006199E"/>
    <w:rsid w:val="000728E4"/>
    <w:rsid w:val="000756A6"/>
    <w:rsid w:val="0007611C"/>
    <w:rsid w:val="00076B14"/>
    <w:rsid w:val="00077029"/>
    <w:rsid w:val="00077C71"/>
    <w:rsid w:val="000810BA"/>
    <w:rsid w:val="0008239E"/>
    <w:rsid w:val="000824A4"/>
    <w:rsid w:val="00082A3F"/>
    <w:rsid w:val="0008560F"/>
    <w:rsid w:val="0009060A"/>
    <w:rsid w:val="00093173"/>
    <w:rsid w:val="00093B0F"/>
    <w:rsid w:val="00093E36"/>
    <w:rsid w:val="0009444A"/>
    <w:rsid w:val="000946DE"/>
    <w:rsid w:val="00094ABD"/>
    <w:rsid w:val="00095C4D"/>
    <w:rsid w:val="00095DB7"/>
    <w:rsid w:val="0009601D"/>
    <w:rsid w:val="000A0B64"/>
    <w:rsid w:val="000A43B5"/>
    <w:rsid w:val="000A70CD"/>
    <w:rsid w:val="000A7B23"/>
    <w:rsid w:val="000B00E7"/>
    <w:rsid w:val="000B2F56"/>
    <w:rsid w:val="000B36BB"/>
    <w:rsid w:val="000B37AC"/>
    <w:rsid w:val="000B79BD"/>
    <w:rsid w:val="000C2634"/>
    <w:rsid w:val="000C34A5"/>
    <w:rsid w:val="000C792F"/>
    <w:rsid w:val="000D7018"/>
    <w:rsid w:val="000E1902"/>
    <w:rsid w:val="000E3929"/>
    <w:rsid w:val="000E447F"/>
    <w:rsid w:val="000E4510"/>
    <w:rsid w:val="000E6968"/>
    <w:rsid w:val="000E6D61"/>
    <w:rsid w:val="000F0059"/>
    <w:rsid w:val="000F3161"/>
    <w:rsid w:val="000F3A19"/>
    <w:rsid w:val="000F480F"/>
    <w:rsid w:val="00100DA6"/>
    <w:rsid w:val="0010285F"/>
    <w:rsid w:val="0010338F"/>
    <w:rsid w:val="0010438B"/>
    <w:rsid w:val="00105280"/>
    <w:rsid w:val="00105DCB"/>
    <w:rsid w:val="001107DE"/>
    <w:rsid w:val="00111FF3"/>
    <w:rsid w:val="0011223B"/>
    <w:rsid w:val="00112616"/>
    <w:rsid w:val="001127B6"/>
    <w:rsid w:val="00116827"/>
    <w:rsid w:val="00121264"/>
    <w:rsid w:val="00121712"/>
    <w:rsid w:val="00123B93"/>
    <w:rsid w:val="00124EA1"/>
    <w:rsid w:val="001273A1"/>
    <w:rsid w:val="0013054B"/>
    <w:rsid w:val="001308EA"/>
    <w:rsid w:val="0013091B"/>
    <w:rsid w:val="001322A2"/>
    <w:rsid w:val="00132D25"/>
    <w:rsid w:val="00134E37"/>
    <w:rsid w:val="00136AA3"/>
    <w:rsid w:val="00136BC5"/>
    <w:rsid w:val="00140789"/>
    <w:rsid w:val="00145099"/>
    <w:rsid w:val="0014595A"/>
    <w:rsid w:val="00145E02"/>
    <w:rsid w:val="00146F50"/>
    <w:rsid w:val="00151461"/>
    <w:rsid w:val="00151D7B"/>
    <w:rsid w:val="00153055"/>
    <w:rsid w:val="001573E8"/>
    <w:rsid w:val="001575B4"/>
    <w:rsid w:val="001579C3"/>
    <w:rsid w:val="00166C12"/>
    <w:rsid w:val="00166CCB"/>
    <w:rsid w:val="00170B3C"/>
    <w:rsid w:val="00181AC4"/>
    <w:rsid w:val="001833A3"/>
    <w:rsid w:val="00187039"/>
    <w:rsid w:val="00187BEF"/>
    <w:rsid w:val="0019366A"/>
    <w:rsid w:val="0019366C"/>
    <w:rsid w:val="0019454E"/>
    <w:rsid w:val="00194822"/>
    <w:rsid w:val="001957F8"/>
    <w:rsid w:val="00195B75"/>
    <w:rsid w:val="001A09E7"/>
    <w:rsid w:val="001A2443"/>
    <w:rsid w:val="001A4027"/>
    <w:rsid w:val="001A43C4"/>
    <w:rsid w:val="001B0A0C"/>
    <w:rsid w:val="001B30D1"/>
    <w:rsid w:val="001B477E"/>
    <w:rsid w:val="001B521B"/>
    <w:rsid w:val="001B543B"/>
    <w:rsid w:val="001B628B"/>
    <w:rsid w:val="001B647C"/>
    <w:rsid w:val="001C2A74"/>
    <w:rsid w:val="001C2E89"/>
    <w:rsid w:val="001C2FB3"/>
    <w:rsid w:val="001C4205"/>
    <w:rsid w:val="001C5037"/>
    <w:rsid w:val="001C7CCC"/>
    <w:rsid w:val="001D0D54"/>
    <w:rsid w:val="001D199C"/>
    <w:rsid w:val="001D24A1"/>
    <w:rsid w:val="001D2816"/>
    <w:rsid w:val="001D2A0B"/>
    <w:rsid w:val="001D44E5"/>
    <w:rsid w:val="001E0574"/>
    <w:rsid w:val="001E0C37"/>
    <w:rsid w:val="001E1650"/>
    <w:rsid w:val="001E2B69"/>
    <w:rsid w:val="001E2D3C"/>
    <w:rsid w:val="001E4A58"/>
    <w:rsid w:val="001E4A91"/>
    <w:rsid w:val="001E4CBE"/>
    <w:rsid w:val="001E4D3A"/>
    <w:rsid w:val="001E5E75"/>
    <w:rsid w:val="001E669B"/>
    <w:rsid w:val="001F2037"/>
    <w:rsid w:val="001F2C05"/>
    <w:rsid w:val="0020136C"/>
    <w:rsid w:val="00202C46"/>
    <w:rsid w:val="00204292"/>
    <w:rsid w:val="0020581E"/>
    <w:rsid w:val="00205D33"/>
    <w:rsid w:val="00206C99"/>
    <w:rsid w:val="00210338"/>
    <w:rsid w:val="002119A0"/>
    <w:rsid w:val="002151A3"/>
    <w:rsid w:val="00220E60"/>
    <w:rsid w:val="002230F9"/>
    <w:rsid w:val="002246B6"/>
    <w:rsid w:val="00224729"/>
    <w:rsid w:val="00226C93"/>
    <w:rsid w:val="00230CD4"/>
    <w:rsid w:val="00231410"/>
    <w:rsid w:val="00232336"/>
    <w:rsid w:val="00234A65"/>
    <w:rsid w:val="00237FBC"/>
    <w:rsid w:val="00242008"/>
    <w:rsid w:val="00256CEB"/>
    <w:rsid w:val="002573CC"/>
    <w:rsid w:val="00264DA2"/>
    <w:rsid w:val="0026507C"/>
    <w:rsid w:val="002703C1"/>
    <w:rsid w:val="00271E70"/>
    <w:rsid w:val="002721E4"/>
    <w:rsid w:val="00273865"/>
    <w:rsid w:val="002747D1"/>
    <w:rsid w:val="0027661E"/>
    <w:rsid w:val="00291DB0"/>
    <w:rsid w:val="00293D4D"/>
    <w:rsid w:val="00293EC7"/>
    <w:rsid w:val="00294196"/>
    <w:rsid w:val="00296255"/>
    <w:rsid w:val="002A0757"/>
    <w:rsid w:val="002A2B45"/>
    <w:rsid w:val="002A38D6"/>
    <w:rsid w:val="002A3967"/>
    <w:rsid w:val="002A41DB"/>
    <w:rsid w:val="002A5161"/>
    <w:rsid w:val="002A56D9"/>
    <w:rsid w:val="002A5D5A"/>
    <w:rsid w:val="002A626C"/>
    <w:rsid w:val="002A65EB"/>
    <w:rsid w:val="002B0C1C"/>
    <w:rsid w:val="002B19B5"/>
    <w:rsid w:val="002B2984"/>
    <w:rsid w:val="002B7B26"/>
    <w:rsid w:val="002C19CC"/>
    <w:rsid w:val="002C2594"/>
    <w:rsid w:val="002C3BE4"/>
    <w:rsid w:val="002C415A"/>
    <w:rsid w:val="002C52C1"/>
    <w:rsid w:val="002C5368"/>
    <w:rsid w:val="002D03B6"/>
    <w:rsid w:val="002D0DBE"/>
    <w:rsid w:val="002D0F7C"/>
    <w:rsid w:val="002D4176"/>
    <w:rsid w:val="002D544E"/>
    <w:rsid w:val="002D64A1"/>
    <w:rsid w:val="002E0A2A"/>
    <w:rsid w:val="002E12FB"/>
    <w:rsid w:val="002E4FE5"/>
    <w:rsid w:val="002F151B"/>
    <w:rsid w:val="002F210E"/>
    <w:rsid w:val="002F3279"/>
    <w:rsid w:val="002F44D2"/>
    <w:rsid w:val="002F68D6"/>
    <w:rsid w:val="002F6CAB"/>
    <w:rsid w:val="002F7444"/>
    <w:rsid w:val="002F7E04"/>
    <w:rsid w:val="00300AFA"/>
    <w:rsid w:val="00300DE7"/>
    <w:rsid w:val="00302891"/>
    <w:rsid w:val="00303043"/>
    <w:rsid w:val="003065E5"/>
    <w:rsid w:val="00306D6F"/>
    <w:rsid w:val="00306F5B"/>
    <w:rsid w:val="003124AC"/>
    <w:rsid w:val="00314FC9"/>
    <w:rsid w:val="00316ABB"/>
    <w:rsid w:val="00317429"/>
    <w:rsid w:val="00317CA1"/>
    <w:rsid w:val="003204F7"/>
    <w:rsid w:val="00323617"/>
    <w:rsid w:val="003300E1"/>
    <w:rsid w:val="00331CD0"/>
    <w:rsid w:val="0033287E"/>
    <w:rsid w:val="00333584"/>
    <w:rsid w:val="00334066"/>
    <w:rsid w:val="003344A7"/>
    <w:rsid w:val="003346CC"/>
    <w:rsid w:val="003355A7"/>
    <w:rsid w:val="00337BA6"/>
    <w:rsid w:val="00342675"/>
    <w:rsid w:val="00342B96"/>
    <w:rsid w:val="00343B00"/>
    <w:rsid w:val="003467BC"/>
    <w:rsid w:val="00353D2F"/>
    <w:rsid w:val="0035607D"/>
    <w:rsid w:val="00356316"/>
    <w:rsid w:val="003568EF"/>
    <w:rsid w:val="00356DC8"/>
    <w:rsid w:val="00356F6B"/>
    <w:rsid w:val="00360274"/>
    <w:rsid w:val="003642BA"/>
    <w:rsid w:val="0036499A"/>
    <w:rsid w:val="00370080"/>
    <w:rsid w:val="00370B52"/>
    <w:rsid w:val="00371670"/>
    <w:rsid w:val="00371BD9"/>
    <w:rsid w:val="00373834"/>
    <w:rsid w:val="0037683B"/>
    <w:rsid w:val="00381375"/>
    <w:rsid w:val="00386D67"/>
    <w:rsid w:val="00390A7F"/>
    <w:rsid w:val="00391058"/>
    <w:rsid w:val="00391C19"/>
    <w:rsid w:val="0039493A"/>
    <w:rsid w:val="003A0E30"/>
    <w:rsid w:val="003A1FC1"/>
    <w:rsid w:val="003A40D8"/>
    <w:rsid w:val="003B086F"/>
    <w:rsid w:val="003B08F7"/>
    <w:rsid w:val="003B0928"/>
    <w:rsid w:val="003B2368"/>
    <w:rsid w:val="003B3575"/>
    <w:rsid w:val="003B44E6"/>
    <w:rsid w:val="003D107B"/>
    <w:rsid w:val="003D21AE"/>
    <w:rsid w:val="003D4B08"/>
    <w:rsid w:val="003D515C"/>
    <w:rsid w:val="003E0F0E"/>
    <w:rsid w:val="003E18F1"/>
    <w:rsid w:val="003E2B6E"/>
    <w:rsid w:val="003E2F30"/>
    <w:rsid w:val="003E5D93"/>
    <w:rsid w:val="003E73FF"/>
    <w:rsid w:val="003F0897"/>
    <w:rsid w:val="003F3B23"/>
    <w:rsid w:val="003F6573"/>
    <w:rsid w:val="003F7E04"/>
    <w:rsid w:val="00401125"/>
    <w:rsid w:val="00401D9C"/>
    <w:rsid w:val="00404B9D"/>
    <w:rsid w:val="004135DB"/>
    <w:rsid w:val="004140BB"/>
    <w:rsid w:val="004143C4"/>
    <w:rsid w:val="0041778B"/>
    <w:rsid w:val="004179AB"/>
    <w:rsid w:val="004210E3"/>
    <w:rsid w:val="004219BF"/>
    <w:rsid w:val="0042207D"/>
    <w:rsid w:val="0042212A"/>
    <w:rsid w:val="004260CA"/>
    <w:rsid w:val="00427D65"/>
    <w:rsid w:val="00431606"/>
    <w:rsid w:val="00433741"/>
    <w:rsid w:val="00434BDB"/>
    <w:rsid w:val="0043505C"/>
    <w:rsid w:val="004354FE"/>
    <w:rsid w:val="00435D8C"/>
    <w:rsid w:val="00442B23"/>
    <w:rsid w:val="00446E0C"/>
    <w:rsid w:val="00451EFF"/>
    <w:rsid w:val="00452C99"/>
    <w:rsid w:val="0045424F"/>
    <w:rsid w:val="00455B12"/>
    <w:rsid w:val="00456C4E"/>
    <w:rsid w:val="004577B0"/>
    <w:rsid w:val="00457A30"/>
    <w:rsid w:val="004631E4"/>
    <w:rsid w:val="004637CE"/>
    <w:rsid w:val="00464266"/>
    <w:rsid w:val="00464CFF"/>
    <w:rsid w:val="00471F44"/>
    <w:rsid w:val="00473695"/>
    <w:rsid w:val="00474690"/>
    <w:rsid w:val="00475A61"/>
    <w:rsid w:val="004823B6"/>
    <w:rsid w:val="004841B4"/>
    <w:rsid w:val="00485D0C"/>
    <w:rsid w:val="00487181"/>
    <w:rsid w:val="004973C9"/>
    <w:rsid w:val="00497CB2"/>
    <w:rsid w:val="004A06CE"/>
    <w:rsid w:val="004A40C5"/>
    <w:rsid w:val="004B17EA"/>
    <w:rsid w:val="004B4D34"/>
    <w:rsid w:val="004B5241"/>
    <w:rsid w:val="004B7713"/>
    <w:rsid w:val="004B77D0"/>
    <w:rsid w:val="004C0316"/>
    <w:rsid w:val="004C0D19"/>
    <w:rsid w:val="004C5119"/>
    <w:rsid w:val="004C683E"/>
    <w:rsid w:val="004C772A"/>
    <w:rsid w:val="004D22DE"/>
    <w:rsid w:val="004D414C"/>
    <w:rsid w:val="004D45B8"/>
    <w:rsid w:val="004D79F8"/>
    <w:rsid w:val="004D7FFD"/>
    <w:rsid w:val="004E0A4B"/>
    <w:rsid w:val="004E39FD"/>
    <w:rsid w:val="004E465E"/>
    <w:rsid w:val="004E54F0"/>
    <w:rsid w:val="004E587C"/>
    <w:rsid w:val="004E5D24"/>
    <w:rsid w:val="004F0CF5"/>
    <w:rsid w:val="004F301E"/>
    <w:rsid w:val="004F342F"/>
    <w:rsid w:val="004F38C9"/>
    <w:rsid w:val="004F5901"/>
    <w:rsid w:val="004F6973"/>
    <w:rsid w:val="005004EB"/>
    <w:rsid w:val="00500997"/>
    <w:rsid w:val="00501C62"/>
    <w:rsid w:val="00504BDF"/>
    <w:rsid w:val="0051163B"/>
    <w:rsid w:val="00512D77"/>
    <w:rsid w:val="00513B81"/>
    <w:rsid w:val="0051467C"/>
    <w:rsid w:val="00514D16"/>
    <w:rsid w:val="00516101"/>
    <w:rsid w:val="0051688C"/>
    <w:rsid w:val="00521C54"/>
    <w:rsid w:val="00522359"/>
    <w:rsid w:val="005249FB"/>
    <w:rsid w:val="00525F59"/>
    <w:rsid w:val="00527D35"/>
    <w:rsid w:val="00530157"/>
    <w:rsid w:val="00530EF3"/>
    <w:rsid w:val="00533F4D"/>
    <w:rsid w:val="00536F86"/>
    <w:rsid w:val="00543524"/>
    <w:rsid w:val="00544032"/>
    <w:rsid w:val="00551F15"/>
    <w:rsid w:val="0055564E"/>
    <w:rsid w:val="00555754"/>
    <w:rsid w:val="00555E10"/>
    <w:rsid w:val="00556F09"/>
    <w:rsid w:val="00560828"/>
    <w:rsid w:val="00564D70"/>
    <w:rsid w:val="005656F9"/>
    <w:rsid w:val="00565911"/>
    <w:rsid w:val="00565ED1"/>
    <w:rsid w:val="0057119C"/>
    <w:rsid w:val="00577E9F"/>
    <w:rsid w:val="00583DB3"/>
    <w:rsid w:val="00584CAB"/>
    <w:rsid w:val="00585D7C"/>
    <w:rsid w:val="00590057"/>
    <w:rsid w:val="005903A8"/>
    <w:rsid w:val="005916D5"/>
    <w:rsid w:val="00592352"/>
    <w:rsid w:val="005936DA"/>
    <w:rsid w:val="00595BEF"/>
    <w:rsid w:val="005A2CCE"/>
    <w:rsid w:val="005A39D9"/>
    <w:rsid w:val="005A6FDE"/>
    <w:rsid w:val="005A7542"/>
    <w:rsid w:val="005B2C2D"/>
    <w:rsid w:val="005B34FA"/>
    <w:rsid w:val="005B41CD"/>
    <w:rsid w:val="005B4428"/>
    <w:rsid w:val="005B5946"/>
    <w:rsid w:val="005C14F1"/>
    <w:rsid w:val="005C59C9"/>
    <w:rsid w:val="005D0846"/>
    <w:rsid w:val="005D3EEE"/>
    <w:rsid w:val="005E38FB"/>
    <w:rsid w:val="005E5E97"/>
    <w:rsid w:val="005E66F0"/>
    <w:rsid w:val="005F4868"/>
    <w:rsid w:val="005F6A8C"/>
    <w:rsid w:val="005F6EFB"/>
    <w:rsid w:val="005F7109"/>
    <w:rsid w:val="00600A91"/>
    <w:rsid w:val="00604652"/>
    <w:rsid w:val="00604763"/>
    <w:rsid w:val="006047EA"/>
    <w:rsid w:val="006060EB"/>
    <w:rsid w:val="00610845"/>
    <w:rsid w:val="00611D94"/>
    <w:rsid w:val="00612BBE"/>
    <w:rsid w:val="00613AC3"/>
    <w:rsid w:val="0061700B"/>
    <w:rsid w:val="006176AD"/>
    <w:rsid w:val="0062316F"/>
    <w:rsid w:val="00623675"/>
    <w:rsid w:val="0062420F"/>
    <w:rsid w:val="0062561D"/>
    <w:rsid w:val="00626AFD"/>
    <w:rsid w:val="006308B7"/>
    <w:rsid w:val="00631078"/>
    <w:rsid w:val="006310F0"/>
    <w:rsid w:val="00632230"/>
    <w:rsid w:val="0063433D"/>
    <w:rsid w:val="00634976"/>
    <w:rsid w:val="006362FD"/>
    <w:rsid w:val="006409F5"/>
    <w:rsid w:val="0064254B"/>
    <w:rsid w:val="00642DCC"/>
    <w:rsid w:val="00642F09"/>
    <w:rsid w:val="00646E2D"/>
    <w:rsid w:val="00647899"/>
    <w:rsid w:val="00651FB1"/>
    <w:rsid w:val="006522A5"/>
    <w:rsid w:val="006523E2"/>
    <w:rsid w:val="006529CE"/>
    <w:rsid w:val="00653219"/>
    <w:rsid w:val="0065425E"/>
    <w:rsid w:val="0065500B"/>
    <w:rsid w:val="00655532"/>
    <w:rsid w:val="006559FC"/>
    <w:rsid w:val="00657A37"/>
    <w:rsid w:val="0066000A"/>
    <w:rsid w:val="00662588"/>
    <w:rsid w:val="00663C8C"/>
    <w:rsid w:val="006640BA"/>
    <w:rsid w:val="00664189"/>
    <w:rsid w:val="006667AD"/>
    <w:rsid w:val="00666F2D"/>
    <w:rsid w:val="0067032A"/>
    <w:rsid w:val="00670B9E"/>
    <w:rsid w:val="006759A0"/>
    <w:rsid w:val="00675CA7"/>
    <w:rsid w:val="00677B62"/>
    <w:rsid w:val="00683687"/>
    <w:rsid w:val="0068780E"/>
    <w:rsid w:val="00687A99"/>
    <w:rsid w:val="00687D8C"/>
    <w:rsid w:val="00693074"/>
    <w:rsid w:val="00696D44"/>
    <w:rsid w:val="00696E9F"/>
    <w:rsid w:val="00697FFE"/>
    <w:rsid w:val="006A0BFD"/>
    <w:rsid w:val="006A2DFD"/>
    <w:rsid w:val="006B1459"/>
    <w:rsid w:val="006B16E9"/>
    <w:rsid w:val="006B2313"/>
    <w:rsid w:val="006B2657"/>
    <w:rsid w:val="006B2765"/>
    <w:rsid w:val="006B347D"/>
    <w:rsid w:val="006B7103"/>
    <w:rsid w:val="006B7623"/>
    <w:rsid w:val="006C101C"/>
    <w:rsid w:val="006C753B"/>
    <w:rsid w:val="006D0B0F"/>
    <w:rsid w:val="006D0D61"/>
    <w:rsid w:val="006D1872"/>
    <w:rsid w:val="006D203F"/>
    <w:rsid w:val="006D5393"/>
    <w:rsid w:val="006D7649"/>
    <w:rsid w:val="006E0124"/>
    <w:rsid w:val="006E085F"/>
    <w:rsid w:val="006E092E"/>
    <w:rsid w:val="006E0FEF"/>
    <w:rsid w:val="006E22FF"/>
    <w:rsid w:val="006E3155"/>
    <w:rsid w:val="006E369B"/>
    <w:rsid w:val="006E3B89"/>
    <w:rsid w:val="006E4EE1"/>
    <w:rsid w:val="006E5B95"/>
    <w:rsid w:val="006E6D3D"/>
    <w:rsid w:val="006E72F7"/>
    <w:rsid w:val="006F280F"/>
    <w:rsid w:val="006F2F75"/>
    <w:rsid w:val="006F36A8"/>
    <w:rsid w:val="006F4709"/>
    <w:rsid w:val="007003B4"/>
    <w:rsid w:val="007010D5"/>
    <w:rsid w:val="00702B81"/>
    <w:rsid w:val="0070365B"/>
    <w:rsid w:val="00703E3F"/>
    <w:rsid w:val="0070448A"/>
    <w:rsid w:val="00705C82"/>
    <w:rsid w:val="0071046D"/>
    <w:rsid w:val="00712694"/>
    <w:rsid w:val="00716B9E"/>
    <w:rsid w:val="007179DE"/>
    <w:rsid w:val="00721CDD"/>
    <w:rsid w:val="007227C5"/>
    <w:rsid w:val="007229B8"/>
    <w:rsid w:val="00724DAC"/>
    <w:rsid w:val="00727711"/>
    <w:rsid w:val="00730620"/>
    <w:rsid w:val="00731B4B"/>
    <w:rsid w:val="00732BFE"/>
    <w:rsid w:val="00733E56"/>
    <w:rsid w:val="00735622"/>
    <w:rsid w:val="0073797A"/>
    <w:rsid w:val="007404FE"/>
    <w:rsid w:val="0074264E"/>
    <w:rsid w:val="007440D9"/>
    <w:rsid w:val="00746AC3"/>
    <w:rsid w:val="007478D2"/>
    <w:rsid w:val="0075028B"/>
    <w:rsid w:val="00752D5A"/>
    <w:rsid w:val="00761238"/>
    <w:rsid w:val="00766EBF"/>
    <w:rsid w:val="007718C6"/>
    <w:rsid w:val="00772D9D"/>
    <w:rsid w:val="00774CA3"/>
    <w:rsid w:val="00781795"/>
    <w:rsid w:val="007854CE"/>
    <w:rsid w:val="00787636"/>
    <w:rsid w:val="00792130"/>
    <w:rsid w:val="00793694"/>
    <w:rsid w:val="00794B64"/>
    <w:rsid w:val="0079574D"/>
    <w:rsid w:val="00795E0D"/>
    <w:rsid w:val="00796468"/>
    <w:rsid w:val="00796957"/>
    <w:rsid w:val="00796A70"/>
    <w:rsid w:val="007A0B5B"/>
    <w:rsid w:val="007A0DDA"/>
    <w:rsid w:val="007A22C8"/>
    <w:rsid w:val="007A2581"/>
    <w:rsid w:val="007A74B1"/>
    <w:rsid w:val="007A7931"/>
    <w:rsid w:val="007B05BF"/>
    <w:rsid w:val="007B0958"/>
    <w:rsid w:val="007B277C"/>
    <w:rsid w:val="007B467C"/>
    <w:rsid w:val="007B5749"/>
    <w:rsid w:val="007C0610"/>
    <w:rsid w:val="007C1B2C"/>
    <w:rsid w:val="007C77C4"/>
    <w:rsid w:val="007D1344"/>
    <w:rsid w:val="007D1592"/>
    <w:rsid w:val="007D4A2B"/>
    <w:rsid w:val="007D7BF7"/>
    <w:rsid w:val="007E129B"/>
    <w:rsid w:val="007E19E6"/>
    <w:rsid w:val="007E2D6A"/>
    <w:rsid w:val="007E4962"/>
    <w:rsid w:val="007E5E50"/>
    <w:rsid w:val="007E651E"/>
    <w:rsid w:val="007F1D95"/>
    <w:rsid w:val="007F3520"/>
    <w:rsid w:val="007F3E0B"/>
    <w:rsid w:val="007F3E46"/>
    <w:rsid w:val="007F592C"/>
    <w:rsid w:val="00800A1A"/>
    <w:rsid w:val="008024F3"/>
    <w:rsid w:val="00803D23"/>
    <w:rsid w:val="00804DCE"/>
    <w:rsid w:val="00804FAE"/>
    <w:rsid w:val="00806523"/>
    <w:rsid w:val="008078FA"/>
    <w:rsid w:val="00811E67"/>
    <w:rsid w:val="008128A3"/>
    <w:rsid w:val="00812E51"/>
    <w:rsid w:val="008130EE"/>
    <w:rsid w:val="00814387"/>
    <w:rsid w:val="0081502C"/>
    <w:rsid w:val="00815F6B"/>
    <w:rsid w:val="0082074A"/>
    <w:rsid w:val="00821A8E"/>
    <w:rsid w:val="0082263B"/>
    <w:rsid w:val="00822EE0"/>
    <w:rsid w:val="008230CB"/>
    <w:rsid w:val="00823731"/>
    <w:rsid w:val="0082430E"/>
    <w:rsid w:val="00827AE2"/>
    <w:rsid w:val="00830950"/>
    <w:rsid w:val="00830F00"/>
    <w:rsid w:val="00833111"/>
    <w:rsid w:val="0083367B"/>
    <w:rsid w:val="00833EA4"/>
    <w:rsid w:val="00834655"/>
    <w:rsid w:val="00836CA4"/>
    <w:rsid w:val="00837E4F"/>
    <w:rsid w:val="00840089"/>
    <w:rsid w:val="00840396"/>
    <w:rsid w:val="00841B0C"/>
    <w:rsid w:val="008428E6"/>
    <w:rsid w:val="00844632"/>
    <w:rsid w:val="00845B56"/>
    <w:rsid w:val="00850D0C"/>
    <w:rsid w:val="00852174"/>
    <w:rsid w:val="00854FBB"/>
    <w:rsid w:val="008555DF"/>
    <w:rsid w:val="008573EC"/>
    <w:rsid w:val="00861BE1"/>
    <w:rsid w:val="00867ABB"/>
    <w:rsid w:val="008754B3"/>
    <w:rsid w:val="008766AD"/>
    <w:rsid w:val="00881AA8"/>
    <w:rsid w:val="008835ED"/>
    <w:rsid w:val="0088382F"/>
    <w:rsid w:val="00883B63"/>
    <w:rsid w:val="00890B2D"/>
    <w:rsid w:val="00892695"/>
    <w:rsid w:val="00895658"/>
    <w:rsid w:val="008967A6"/>
    <w:rsid w:val="008969D7"/>
    <w:rsid w:val="008A0355"/>
    <w:rsid w:val="008A2845"/>
    <w:rsid w:val="008A3201"/>
    <w:rsid w:val="008A3DE3"/>
    <w:rsid w:val="008A440B"/>
    <w:rsid w:val="008A5E63"/>
    <w:rsid w:val="008A6480"/>
    <w:rsid w:val="008A67A4"/>
    <w:rsid w:val="008B010B"/>
    <w:rsid w:val="008B09DE"/>
    <w:rsid w:val="008B1435"/>
    <w:rsid w:val="008B166B"/>
    <w:rsid w:val="008B42F5"/>
    <w:rsid w:val="008C18BA"/>
    <w:rsid w:val="008C4716"/>
    <w:rsid w:val="008C582B"/>
    <w:rsid w:val="008C6DDD"/>
    <w:rsid w:val="008C7F63"/>
    <w:rsid w:val="008D0F3F"/>
    <w:rsid w:val="008D22AF"/>
    <w:rsid w:val="008D3378"/>
    <w:rsid w:val="008D3411"/>
    <w:rsid w:val="008D3D85"/>
    <w:rsid w:val="008D52F6"/>
    <w:rsid w:val="008D54D3"/>
    <w:rsid w:val="008D5BFB"/>
    <w:rsid w:val="008D5D46"/>
    <w:rsid w:val="008D71A9"/>
    <w:rsid w:val="008E6579"/>
    <w:rsid w:val="008F1386"/>
    <w:rsid w:val="008F392C"/>
    <w:rsid w:val="008F3B83"/>
    <w:rsid w:val="008F3EB4"/>
    <w:rsid w:val="008F5CA2"/>
    <w:rsid w:val="008F5EA4"/>
    <w:rsid w:val="008F6180"/>
    <w:rsid w:val="00904DBE"/>
    <w:rsid w:val="00905A2A"/>
    <w:rsid w:val="00912494"/>
    <w:rsid w:val="00912A8A"/>
    <w:rsid w:val="00913D2D"/>
    <w:rsid w:val="009151A6"/>
    <w:rsid w:val="00921538"/>
    <w:rsid w:val="00921A00"/>
    <w:rsid w:val="00924017"/>
    <w:rsid w:val="00925312"/>
    <w:rsid w:val="00931AA0"/>
    <w:rsid w:val="00931E1B"/>
    <w:rsid w:val="0093452D"/>
    <w:rsid w:val="009364A1"/>
    <w:rsid w:val="009405E7"/>
    <w:rsid w:val="00940699"/>
    <w:rsid w:val="0094394F"/>
    <w:rsid w:val="00944CC9"/>
    <w:rsid w:val="00945DB9"/>
    <w:rsid w:val="00945E98"/>
    <w:rsid w:val="00946835"/>
    <w:rsid w:val="00951358"/>
    <w:rsid w:val="009519D8"/>
    <w:rsid w:val="00952D0C"/>
    <w:rsid w:val="0095629F"/>
    <w:rsid w:val="00957E2B"/>
    <w:rsid w:val="009609F8"/>
    <w:rsid w:val="00962684"/>
    <w:rsid w:val="00962AF6"/>
    <w:rsid w:val="00962D76"/>
    <w:rsid w:val="00963869"/>
    <w:rsid w:val="00963FAD"/>
    <w:rsid w:val="009721FB"/>
    <w:rsid w:val="00973475"/>
    <w:rsid w:val="00976A98"/>
    <w:rsid w:val="00980E75"/>
    <w:rsid w:val="00990F3B"/>
    <w:rsid w:val="009918C9"/>
    <w:rsid w:val="00991D3F"/>
    <w:rsid w:val="009921B4"/>
    <w:rsid w:val="00992646"/>
    <w:rsid w:val="00993D42"/>
    <w:rsid w:val="00995E26"/>
    <w:rsid w:val="00996144"/>
    <w:rsid w:val="00996EA7"/>
    <w:rsid w:val="009A377C"/>
    <w:rsid w:val="009A3C22"/>
    <w:rsid w:val="009A495E"/>
    <w:rsid w:val="009A6F4B"/>
    <w:rsid w:val="009A7188"/>
    <w:rsid w:val="009B0273"/>
    <w:rsid w:val="009B0B69"/>
    <w:rsid w:val="009B1057"/>
    <w:rsid w:val="009B4152"/>
    <w:rsid w:val="009B5A86"/>
    <w:rsid w:val="009B5E47"/>
    <w:rsid w:val="009B7997"/>
    <w:rsid w:val="009C0A40"/>
    <w:rsid w:val="009C321C"/>
    <w:rsid w:val="009C48D9"/>
    <w:rsid w:val="009C527C"/>
    <w:rsid w:val="009C5FFB"/>
    <w:rsid w:val="009D0277"/>
    <w:rsid w:val="009D2D77"/>
    <w:rsid w:val="009D528C"/>
    <w:rsid w:val="009D6544"/>
    <w:rsid w:val="009E2287"/>
    <w:rsid w:val="009E3C14"/>
    <w:rsid w:val="009E4C1B"/>
    <w:rsid w:val="009F1DD6"/>
    <w:rsid w:val="009F20F4"/>
    <w:rsid w:val="009F4A56"/>
    <w:rsid w:val="009F6669"/>
    <w:rsid w:val="00A0053F"/>
    <w:rsid w:val="00A021A4"/>
    <w:rsid w:val="00A029FB"/>
    <w:rsid w:val="00A03349"/>
    <w:rsid w:val="00A03A08"/>
    <w:rsid w:val="00A0521C"/>
    <w:rsid w:val="00A069AB"/>
    <w:rsid w:val="00A109B2"/>
    <w:rsid w:val="00A10E83"/>
    <w:rsid w:val="00A11641"/>
    <w:rsid w:val="00A12DBD"/>
    <w:rsid w:val="00A1561E"/>
    <w:rsid w:val="00A16FC8"/>
    <w:rsid w:val="00A22950"/>
    <w:rsid w:val="00A24B01"/>
    <w:rsid w:val="00A269C2"/>
    <w:rsid w:val="00A31D92"/>
    <w:rsid w:val="00A32D06"/>
    <w:rsid w:val="00A34323"/>
    <w:rsid w:val="00A35D33"/>
    <w:rsid w:val="00A40202"/>
    <w:rsid w:val="00A4246C"/>
    <w:rsid w:val="00A42A1D"/>
    <w:rsid w:val="00A46B05"/>
    <w:rsid w:val="00A4774D"/>
    <w:rsid w:val="00A50493"/>
    <w:rsid w:val="00A50F0D"/>
    <w:rsid w:val="00A51A0C"/>
    <w:rsid w:val="00A529E3"/>
    <w:rsid w:val="00A52F89"/>
    <w:rsid w:val="00A608CC"/>
    <w:rsid w:val="00A61090"/>
    <w:rsid w:val="00A67268"/>
    <w:rsid w:val="00A67FE3"/>
    <w:rsid w:val="00A7037C"/>
    <w:rsid w:val="00A711A8"/>
    <w:rsid w:val="00A72597"/>
    <w:rsid w:val="00A730FD"/>
    <w:rsid w:val="00A73AEA"/>
    <w:rsid w:val="00A74133"/>
    <w:rsid w:val="00A75901"/>
    <w:rsid w:val="00A75C15"/>
    <w:rsid w:val="00A76FBE"/>
    <w:rsid w:val="00A7737B"/>
    <w:rsid w:val="00A81774"/>
    <w:rsid w:val="00A81CBA"/>
    <w:rsid w:val="00A823A1"/>
    <w:rsid w:val="00A828E1"/>
    <w:rsid w:val="00A94B6F"/>
    <w:rsid w:val="00A95951"/>
    <w:rsid w:val="00A96780"/>
    <w:rsid w:val="00AA2F31"/>
    <w:rsid w:val="00AA4545"/>
    <w:rsid w:val="00AA544F"/>
    <w:rsid w:val="00AA586A"/>
    <w:rsid w:val="00AA59F2"/>
    <w:rsid w:val="00AA5CC7"/>
    <w:rsid w:val="00AA6A99"/>
    <w:rsid w:val="00AA7C39"/>
    <w:rsid w:val="00AB0728"/>
    <w:rsid w:val="00AB2BC2"/>
    <w:rsid w:val="00AB5EEB"/>
    <w:rsid w:val="00AC0CA8"/>
    <w:rsid w:val="00AC33FE"/>
    <w:rsid w:val="00AC49F8"/>
    <w:rsid w:val="00AC52E9"/>
    <w:rsid w:val="00AD0241"/>
    <w:rsid w:val="00AD12D0"/>
    <w:rsid w:val="00AD2243"/>
    <w:rsid w:val="00AD385B"/>
    <w:rsid w:val="00AD3A2A"/>
    <w:rsid w:val="00AD62C9"/>
    <w:rsid w:val="00AD6484"/>
    <w:rsid w:val="00AD6580"/>
    <w:rsid w:val="00AD6F63"/>
    <w:rsid w:val="00AE0B4B"/>
    <w:rsid w:val="00AE30D7"/>
    <w:rsid w:val="00AE4C73"/>
    <w:rsid w:val="00AE560F"/>
    <w:rsid w:val="00AE5987"/>
    <w:rsid w:val="00AF0F7E"/>
    <w:rsid w:val="00AF1DB2"/>
    <w:rsid w:val="00AF6549"/>
    <w:rsid w:val="00B014FC"/>
    <w:rsid w:val="00B03FB8"/>
    <w:rsid w:val="00B07705"/>
    <w:rsid w:val="00B10096"/>
    <w:rsid w:val="00B100E4"/>
    <w:rsid w:val="00B11534"/>
    <w:rsid w:val="00B13A60"/>
    <w:rsid w:val="00B1491F"/>
    <w:rsid w:val="00B15960"/>
    <w:rsid w:val="00B16C05"/>
    <w:rsid w:val="00B173FD"/>
    <w:rsid w:val="00B22505"/>
    <w:rsid w:val="00B24A99"/>
    <w:rsid w:val="00B32737"/>
    <w:rsid w:val="00B33753"/>
    <w:rsid w:val="00B34458"/>
    <w:rsid w:val="00B3582D"/>
    <w:rsid w:val="00B35AF9"/>
    <w:rsid w:val="00B40D72"/>
    <w:rsid w:val="00B41DCB"/>
    <w:rsid w:val="00B468DA"/>
    <w:rsid w:val="00B50672"/>
    <w:rsid w:val="00B50CBB"/>
    <w:rsid w:val="00B51035"/>
    <w:rsid w:val="00B51782"/>
    <w:rsid w:val="00B5233A"/>
    <w:rsid w:val="00B5536A"/>
    <w:rsid w:val="00B611F1"/>
    <w:rsid w:val="00B629D5"/>
    <w:rsid w:val="00B651BB"/>
    <w:rsid w:val="00B6709A"/>
    <w:rsid w:val="00B67A5D"/>
    <w:rsid w:val="00B70F41"/>
    <w:rsid w:val="00B72AE6"/>
    <w:rsid w:val="00B72D8E"/>
    <w:rsid w:val="00B74222"/>
    <w:rsid w:val="00B75445"/>
    <w:rsid w:val="00B75922"/>
    <w:rsid w:val="00B75B52"/>
    <w:rsid w:val="00B77DC4"/>
    <w:rsid w:val="00B85720"/>
    <w:rsid w:val="00B95C55"/>
    <w:rsid w:val="00B97120"/>
    <w:rsid w:val="00B976CB"/>
    <w:rsid w:val="00BA2FF4"/>
    <w:rsid w:val="00BA6612"/>
    <w:rsid w:val="00BA704E"/>
    <w:rsid w:val="00BB1952"/>
    <w:rsid w:val="00BB1B09"/>
    <w:rsid w:val="00BB5B46"/>
    <w:rsid w:val="00BB6162"/>
    <w:rsid w:val="00BC0B68"/>
    <w:rsid w:val="00BC45C5"/>
    <w:rsid w:val="00BC51DB"/>
    <w:rsid w:val="00BC55E0"/>
    <w:rsid w:val="00BD453B"/>
    <w:rsid w:val="00BD54A5"/>
    <w:rsid w:val="00BD737A"/>
    <w:rsid w:val="00BD771E"/>
    <w:rsid w:val="00BD7907"/>
    <w:rsid w:val="00BE1328"/>
    <w:rsid w:val="00BE24B2"/>
    <w:rsid w:val="00BF265D"/>
    <w:rsid w:val="00BF3A8D"/>
    <w:rsid w:val="00BF3F67"/>
    <w:rsid w:val="00BF40B5"/>
    <w:rsid w:val="00BF4B4D"/>
    <w:rsid w:val="00BF607B"/>
    <w:rsid w:val="00BF76DC"/>
    <w:rsid w:val="00C02F1A"/>
    <w:rsid w:val="00C02F9B"/>
    <w:rsid w:val="00C03F41"/>
    <w:rsid w:val="00C04286"/>
    <w:rsid w:val="00C05F9C"/>
    <w:rsid w:val="00C06958"/>
    <w:rsid w:val="00C10270"/>
    <w:rsid w:val="00C1125A"/>
    <w:rsid w:val="00C116C4"/>
    <w:rsid w:val="00C207E4"/>
    <w:rsid w:val="00C21936"/>
    <w:rsid w:val="00C248D1"/>
    <w:rsid w:val="00C24AB2"/>
    <w:rsid w:val="00C252C1"/>
    <w:rsid w:val="00C2636A"/>
    <w:rsid w:val="00C26C30"/>
    <w:rsid w:val="00C306D0"/>
    <w:rsid w:val="00C32755"/>
    <w:rsid w:val="00C3377F"/>
    <w:rsid w:val="00C34685"/>
    <w:rsid w:val="00C36AC5"/>
    <w:rsid w:val="00C36B17"/>
    <w:rsid w:val="00C4260C"/>
    <w:rsid w:val="00C42F7C"/>
    <w:rsid w:val="00C457A6"/>
    <w:rsid w:val="00C5123D"/>
    <w:rsid w:val="00C5306E"/>
    <w:rsid w:val="00C56A6B"/>
    <w:rsid w:val="00C61256"/>
    <w:rsid w:val="00C61354"/>
    <w:rsid w:val="00C614F4"/>
    <w:rsid w:val="00C61656"/>
    <w:rsid w:val="00C62F08"/>
    <w:rsid w:val="00C73276"/>
    <w:rsid w:val="00C737E1"/>
    <w:rsid w:val="00C75EA0"/>
    <w:rsid w:val="00C762CC"/>
    <w:rsid w:val="00C777E4"/>
    <w:rsid w:val="00C82079"/>
    <w:rsid w:val="00C83C38"/>
    <w:rsid w:val="00C84DC1"/>
    <w:rsid w:val="00C8562F"/>
    <w:rsid w:val="00C85D41"/>
    <w:rsid w:val="00C87162"/>
    <w:rsid w:val="00C8799C"/>
    <w:rsid w:val="00C87CE2"/>
    <w:rsid w:val="00C9172A"/>
    <w:rsid w:val="00C92190"/>
    <w:rsid w:val="00C922E6"/>
    <w:rsid w:val="00C943DB"/>
    <w:rsid w:val="00C94ABD"/>
    <w:rsid w:val="00C97609"/>
    <w:rsid w:val="00CA1E31"/>
    <w:rsid w:val="00CA23DD"/>
    <w:rsid w:val="00CA3E03"/>
    <w:rsid w:val="00CA743E"/>
    <w:rsid w:val="00CA7961"/>
    <w:rsid w:val="00CB036A"/>
    <w:rsid w:val="00CB09D1"/>
    <w:rsid w:val="00CB0BBA"/>
    <w:rsid w:val="00CB4725"/>
    <w:rsid w:val="00CB5694"/>
    <w:rsid w:val="00CB69BF"/>
    <w:rsid w:val="00CC08A9"/>
    <w:rsid w:val="00CC0C57"/>
    <w:rsid w:val="00CC3721"/>
    <w:rsid w:val="00CC5616"/>
    <w:rsid w:val="00CC5D72"/>
    <w:rsid w:val="00CC62D0"/>
    <w:rsid w:val="00CC6978"/>
    <w:rsid w:val="00CC7DAE"/>
    <w:rsid w:val="00CD26AC"/>
    <w:rsid w:val="00CD5EDC"/>
    <w:rsid w:val="00CD7F50"/>
    <w:rsid w:val="00CE0C96"/>
    <w:rsid w:val="00CE46BE"/>
    <w:rsid w:val="00CE518F"/>
    <w:rsid w:val="00CE6D10"/>
    <w:rsid w:val="00CE6EA4"/>
    <w:rsid w:val="00CF039F"/>
    <w:rsid w:val="00CF2A6B"/>
    <w:rsid w:val="00CF4422"/>
    <w:rsid w:val="00CF4608"/>
    <w:rsid w:val="00CF46DF"/>
    <w:rsid w:val="00CF5304"/>
    <w:rsid w:val="00CF7C81"/>
    <w:rsid w:val="00D0004C"/>
    <w:rsid w:val="00D01682"/>
    <w:rsid w:val="00D13F2E"/>
    <w:rsid w:val="00D1675F"/>
    <w:rsid w:val="00D214AD"/>
    <w:rsid w:val="00D22F64"/>
    <w:rsid w:val="00D2362D"/>
    <w:rsid w:val="00D23E53"/>
    <w:rsid w:val="00D3241E"/>
    <w:rsid w:val="00D34E19"/>
    <w:rsid w:val="00D379CF"/>
    <w:rsid w:val="00D429C8"/>
    <w:rsid w:val="00D4604D"/>
    <w:rsid w:val="00D53E73"/>
    <w:rsid w:val="00D553C8"/>
    <w:rsid w:val="00D57AE3"/>
    <w:rsid w:val="00D622A9"/>
    <w:rsid w:val="00D62736"/>
    <w:rsid w:val="00D6315C"/>
    <w:rsid w:val="00D644A0"/>
    <w:rsid w:val="00D65203"/>
    <w:rsid w:val="00D66B06"/>
    <w:rsid w:val="00D67AD2"/>
    <w:rsid w:val="00D750D6"/>
    <w:rsid w:val="00D7772E"/>
    <w:rsid w:val="00D81A31"/>
    <w:rsid w:val="00D82BE2"/>
    <w:rsid w:val="00D85E0F"/>
    <w:rsid w:val="00D911E3"/>
    <w:rsid w:val="00D92E2E"/>
    <w:rsid w:val="00D97774"/>
    <w:rsid w:val="00DA2585"/>
    <w:rsid w:val="00DA3306"/>
    <w:rsid w:val="00DA3796"/>
    <w:rsid w:val="00DA395D"/>
    <w:rsid w:val="00DA3DD4"/>
    <w:rsid w:val="00DA4B13"/>
    <w:rsid w:val="00DA66F9"/>
    <w:rsid w:val="00DA75AE"/>
    <w:rsid w:val="00DA77F6"/>
    <w:rsid w:val="00DB0A9A"/>
    <w:rsid w:val="00DB0AEA"/>
    <w:rsid w:val="00DB3E32"/>
    <w:rsid w:val="00DB5308"/>
    <w:rsid w:val="00DB548B"/>
    <w:rsid w:val="00DC07DB"/>
    <w:rsid w:val="00DC0864"/>
    <w:rsid w:val="00DD1F9C"/>
    <w:rsid w:val="00DD48F2"/>
    <w:rsid w:val="00DD4ADF"/>
    <w:rsid w:val="00DD5B01"/>
    <w:rsid w:val="00DD695B"/>
    <w:rsid w:val="00DE17AF"/>
    <w:rsid w:val="00DE3B5E"/>
    <w:rsid w:val="00DE3E10"/>
    <w:rsid w:val="00DE422F"/>
    <w:rsid w:val="00DE436A"/>
    <w:rsid w:val="00DE5272"/>
    <w:rsid w:val="00DE662E"/>
    <w:rsid w:val="00DF1ADF"/>
    <w:rsid w:val="00DF1B30"/>
    <w:rsid w:val="00DF3215"/>
    <w:rsid w:val="00DF7B98"/>
    <w:rsid w:val="00E03F19"/>
    <w:rsid w:val="00E05F25"/>
    <w:rsid w:val="00E078FD"/>
    <w:rsid w:val="00E1011C"/>
    <w:rsid w:val="00E111AD"/>
    <w:rsid w:val="00E11A6D"/>
    <w:rsid w:val="00E1776A"/>
    <w:rsid w:val="00E20B6C"/>
    <w:rsid w:val="00E21A40"/>
    <w:rsid w:val="00E23707"/>
    <w:rsid w:val="00E2415B"/>
    <w:rsid w:val="00E2783A"/>
    <w:rsid w:val="00E30119"/>
    <w:rsid w:val="00E308B1"/>
    <w:rsid w:val="00E32E00"/>
    <w:rsid w:val="00E36AFB"/>
    <w:rsid w:val="00E42E92"/>
    <w:rsid w:val="00E43474"/>
    <w:rsid w:val="00E4409A"/>
    <w:rsid w:val="00E475E9"/>
    <w:rsid w:val="00E52F00"/>
    <w:rsid w:val="00E5323F"/>
    <w:rsid w:val="00E54193"/>
    <w:rsid w:val="00E55B58"/>
    <w:rsid w:val="00E57BDA"/>
    <w:rsid w:val="00E60A75"/>
    <w:rsid w:val="00E61A63"/>
    <w:rsid w:val="00E65C59"/>
    <w:rsid w:val="00E6735D"/>
    <w:rsid w:val="00E67963"/>
    <w:rsid w:val="00E72248"/>
    <w:rsid w:val="00E7258A"/>
    <w:rsid w:val="00E74688"/>
    <w:rsid w:val="00E75F05"/>
    <w:rsid w:val="00E80D27"/>
    <w:rsid w:val="00E81449"/>
    <w:rsid w:val="00E82F08"/>
    <w:rsid w:val="00E848C6"/>
    <w:rsid w:val="00E84B76"/>
    <w:rsid w:val="00E85C22"/>
    <w:rsid w:val="00E86071"/>
    <w:rsid w:val="00E864F0"/>
    <w:rsid w:val="00E879E7"/>
    <w:rsid w:val="00E90E8D"/>
    <w:rsid w:val="00E91436"/>
    <w:rsid w:val="00E91888"/>
    <w:rsid w:val="00E918E6"/>
    <w:rsid w:val="00E93363"/>
    <w:rsid w:val="00EA00E4"/>
    <w:rsid w:val="00EA55CB"/>
    <w:rsid w:val="00EA645A"/>
    <w:rsid w:val="00EA7179"/>
    <w:rsid w:val="00EA75BF"/>
    <w:rsid w:val="00EB0D64"/>
    <w:rsid w:val="00EB4209"/>
    <w:rsid w:val="00EB665F"/>
    <w:rsid w:val="00EB6B56"/>
    <w:rsid w:val="00EB7212"/>
    <w:rsid w:val="00EC0C29"/>
    <w:rsid w:val="00EC15BF"/>
    <w:rsid w:val="00EC32DA"/>
    <w:rsid w:val="00EC359A"/>
    <w:rsid w:val="00EC3608"/>
    <w:rsid w:val="00EC361C"/>
    <w:rsid w:val="00EC5854"/>
    <w:rsid w:val="00EC5ABB"/>
    <w:rsid w:val="00EC6588"/>
    <w:rsid w:val="00ED2AC5"/>
    <w:rsid w:val="00ED3234"/>
    <w:rsid w:val="00ED5DF4"/>
    <w:rsid w:val="00ED633D"/>
    <w:rsid w:val="00ED7CCE"/>
    <w:rsid w:val="00EE01FF"/>
    <w:rsid w:val="00EE3A77"/>
    <w:rsid w:val="00EE3C07"/>
    <w:rsid w:val="00EF12DF"/>
    <w:rsid w:val="00EF2470"/>
    <w:rsid w:val="00EF4495"/>
    <w:rsid w:val="00EF61FE"/>
    <w:rsid w:val="00EF70B1"/>
    <w:rsid w:val="00EF7855"/>
    <w:rsid w:val="00F02793"/>
    <w:rsid w:val="00F02FD5"/>
    <w:rsid w:val="00F04D59"/>
    <w:rsid w:val="00F04EF0"/>
    <w:rsid w:val="00F05A13"/>
    <w:rsid w:val="00F06ACB"/>
    <w:rsid w:val="00F06EAC"/>
    <w:rsid w:val="00F06FB4"/>
    <w:rsid w:val="00F1246B"/>
    <w:rsid w:val="00F13726"/>
    <w:rsid w:val="00F14C74"/>
    <w:rsid w:val="00F15011"/>
    <w:rsid w:val="00F15E6F"/>
    <w:rsid w:val="00F218CE"/>
    <w:rsid w:val="00F24339"/>
    <w:rsid w:val="00F25DBA"/>
    <w:rsid w:val="00F26B77"/>
    <w:rsid w:val="00F27DEB"/>
    <w:rsid w:val="00F31C18"/>
    <w:rsid w:val="00F32523"/>
    <w:rsid w:val="00F367C5"/>
    <w:rsid w:val="00F40B1C"/>
    <w:rsid w:val="00F43ACD"/>
    <w:rsid w:val="00F467F0"/>
    <w:rsid w:val="00F506E7"/>
    <w:rsid w:val="00F515CE"/>
    <w:rsid w:val="00F52C06"/>
    <w:rsid w:val="00F555EA"/>
    <w:rsid w:val="00F555F8"/>
    <w:rsid w:val="00F55682"/>
    <w:rsid w:val="00F55689"/>
    <w:rsid w:val="00F56672"/>
    <w:rsid w:val="00F616AD"/>
    <w:rsid w:val="00F61824"/>
    <w:rsid w:val="00F61F7C"/>
    <w:rsid w:val="00F626D4"/>
    <w:rsid w:val="00F62E35"/>
    <w:rsid w:val="00F637C8"/>
    <w:rsid w:val="00F64E29"/>
    <w:rsid w:val="00F700EB"/>
    <w:rsid w:val="00F713DD"/>
    <w:rsid w:val="00F71AA1"/>
    <w:rsid w:val="00F745BA"/>
    <w:rsid w:val="00F8034C"/>
    <w:rsid w:val="00F80727"/>
    <w:rsid w:val="00F80D1B"/>
    <w:rsid w:val="00F819F0"/>
    <w:rsid w:val="00F82D8D"/>
    <w:rsid w:val="00F86183"/>
    <w:rsid w:val="00F8691C"/>
    <w:rsid w:val="00F91CC8"/>
    <w:rsid w:val="00F920CE"/>
    <w:rsid w:val="00F923BC"/>
    <w:rsid w:val="00F9372C"/>
    <w:rsid w:val="00F93856"/>
    <w:rsid w:val="00F941E8"/>
    <w:rsid w:val="00FA119F"/>
    <w:rsid w:val="00FA4C9E"/>
    <w:rsid w:val="00FA758D"/>
    <w:rsid w:val="00FB2FC9"/>
    <w:rsid w:val="00FC0C69"/>
    <w:rsid w:val="00FC15F7"/>
    <w:rsid w:val="00FC421B"/>
    <w:rsid w:val="00FC4459"/>
    <w:rsid w:val="00FC503C"/>
    <w:rsid w:val="00FC5E72"/>
    <w:rsid w:val="00FC6C54"/>
    <w:rsid w:val="00FC7568"/>
    <w:rsid w:val="00FC7962"/>
    <w:rsid w:val="00FD25C2"/>
    <w:rsid w:val="00FD478C"/>
    <w:rsid w:val="00FD6007"/>
    <w:rsid w:val="00FE30EA"/>
    <w:rsid w:val="00FE4A1F"/>
    <w:rsid w:val="00FF1B94"/>
    <w:rsid w:val="00FF1E90"/>
    <w:rsid w:val="00FF50EE"/>
    <w:rsid w:val="00FF545B"/>
    <w:rsid w:val="00FF5EBA"/>
    <w:rsid w:val="00FF65F3"/>
    <w:rsid w:val="00FF7959"/>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4AAB8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ListParagraph"/>
    <w:qFormat/>
    <w:rsid w:val="008F3B83"/>
    <w:pPr>
      <w:spacing w:after="0" w:line="480" w:lineRule="auto"/>
    </w:pPr>
  </w:style>
  <w:style w:type="paragraph" w:styleId="Heading1">
    <w:name w:val="heading 1"/>
    <w:basedOn w:val="Normal"/>
    <w:next w:val="Normal"/>
    <w:link w:val="Heading1Char"/>
    <w:autoRedefine/>
    <w:uiPriority w:val="9"/>
    <w:qFormat/>
    <w:rsid w:val="00053262"/>
    <w:pPr>
      <w:pBdr>
        <w:top w:val="single" w:sz="4" w:space="1" w:color="auto"/>
        <w:bottom w:val="single" w:sz="4" w:space="1" w:color="auto"/>
      </w:pBdr>
      <w:spacing w:after="240"/>
      <w:outlineLvl w:val="0"/>
    </w:pPr>
    <w:rPr>
      <w:b/>
      <w:bCs/>
      <w:sz w:val="28"/>
    </w:rPr>
  </w:style>
  <w:style w:type="paragraph" w:styleId="Heading2">
    <w:name w:val="heading 2"/>
    <w:basedOn w:val="TableHeading"/>
    <w:next w:val="Normal"/>
    <w:link w:val="Heading2Char"/>
    <w:autoRedefine/>
    <w:uiPriority w:val="9"/>
    <w:unhideWhenUsed/>
    <w:qFormat/>
    <w:rsid w:val="00BF76DC"/>
    <w:pPr>
      <w:jc w:val="left"/>
      <w:outlineLvl w:val="1"/>
    </w:pPr>
    <w:rPr>
      <w:bCs w:val="0"/>
      <w:i/>
    </w:rPr>
  </w:style>
  <w:style w:type="paragraph" w:styleId="Heading3">
    <w:name w:val="heading 3"/>
    <w:basedOn w:val="Normal"/>
    <w:next w:val="Normal"/>
    <w:link w:val="Heading3Char"/>
    <w:uiPriority w:val="9"/>
    <w:unhideWhenUsed/>
    <w:qFormat/>
    <w:rsid w:val="007D4A2B"/>
    <w:pPr>
      <w:outlineLvl w:val="2"/>
    </w:pPr>
    <w:rPr>
      <w:b/>
      <w:bCs/>
      <w:i/>
      <w:iCs/>
    </w:rPr>
  </w:style>
  <w:style w:type="paragraph" w:styleId="Heading4">
    <w:name w:val="heading 4"/>
    <w:basedOn w:val="Normal"/>
    <w:next w:val="Normal"/>
    <w:link w:val="Heading4Char"/>
    <w:uiPriority w:val="9"/>
    <w:unhideWhenUsed/>
    <w:qFormat/>
    <w:rsid w:val="007D4A2B"/>
    <w:pPr>
      <w:outlineLvl w:val="3"/>
    </w:pPr>
    <w:rPr>
      <w:b/>
      <w:bCs/>
    </w:rPr>
  </w:style>
  <w:style w:type="paragraph" w:styleId="Heading5">
    <w:name w:val="heading 5"/>
    <w:basedOn w:val="Normal"/>
    <w:next w:val="Normal"/>
    <w:link w:val="Heading5Char"/>
    <w:autoRedefine/>
    <w:uiPriority w:val="9"/>
    <w:unhideWhenUsed/>
    <w:qFormat/>
    <w:rsid w:val="00CB0BBA"/>
    <w:pPr>
      <w:numPr>
        <w:numId w:val="25"/>
      </w:numPr>
      <w:spacing w:line="360" w:lineRule="auto"/>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Code"/>
    <w:basedOn w:val="PlainText"/>
    <w:next w:val="CaptionCallout"/>
    <w:link w:val="NoSpacingChar"/>
    <w:uiPriority w:val="1"/>
    <w:qFormat/>
    <w:rsid w:val="00A51A0C"/>
    <w:pPr>
      <w:widowControl w:val="0"/>
      <w:ind w:left="1440" w:hanging="288"/>
      <w:textboxTightWrap w:val="allLines"/>
    </w:pPr>
    <w:rPr>
      <w:sz w:val="22"/>
      <w:vertAlign w:val="subscript"/>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sid w:val="000B36BB"/>
    <w:rPr>
      <w:rFonts w:ascii="Aleo" w:hAnsi="Aleo"/>
      <w:i/>
      <w:iCs/>
      <w:sz w:val="18"/>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Heading2"/>
    <w:next w:val="ListParagraph"/>
    <w:autoRedefine/>
    <w:uiPriority w:val="12"/>
    <w:qFormat/>
    <w:rsid w:val="00435D8C"/>
    <w:pPr>
      <w:numPr>
        <w:numId w:val="40"/>
      </w:numPr>
      <w:spacing w:line="360" w:lineRule="auto"/>
    </w:pPr>
    <w:rPr>
      <w:bCs/>
      <w:u w:val="single"/>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053262"/>
    <w:rPr>
      <w:b/>
      <w:bCs/>
      <w:sz w:val="28"/>
    </w:rPr>
  </w:style>
  <w:style w:type="character" w:customStyle="1" w:styleId="Heading2Char">
    <w:name w:val="Heading 2 Char"/>
    <w:basedOn w:val="DefaultParagraphFont"/>
    <w:link w:val="Heading2"/>
    <w:uiPriority w:val="9"/>
    <w:rsid w:val="007D4A2B"/>
    <w:rPr>
      <w:b/>
      <w:i/>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CB0BBA"/>
    <w:rPr>
      <w:b/>
      <w:bCs/>
      <w:i/>
      <w:iCs/>
    </w:rPr>
  </w:style>
  <w:style w:type="paragraph" w:styleId="Quote">
    <w:name w:val="Quote"/>
    <w:basedOn w:val="Normal"/>
    <w:next w:val="Normal"/>
    <w:link w:val="QuoteChar"/>
    <w:autoRedefine/>
    <w:uiPriority w:val="29"/>
    <w:qFormat/>
    <w:rsid w:val="00D429C8"/>
    <w:pPr>
      <w:spacing w:line="240" w:lineRule="auto"/>
      <w:textboxTightWrap w:val="allLines"/>
    </w:pPr>
    <w:rPr>
      <w:iCs/>
      <w:color w:val="000000" w:themeColor="text1"/>
    </w:rPr>
  </w:style>
  <w:style w:type="character" w:customStyle="1" w:styleId="QuoteChar">
    <w:name w:val="Quote Char"/>
    <w:basedOn w:val="DefaultParagraphFont"/>
    <w:link w:val="Quote"/>
    <w:uiPriority w:val="29"/>
    <w:rsid w:val="00D429C8"/>
    <w:rPr>
      <w:iCs/>
      <w:color w:val="000000" w:themeColor="text1"/>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sectionbody">
    <w:name w:val="section body"/>
    <w:basedOn w:val="Normal"/>
    <w:next w:val="Heading5"/>
    <w:autoRedefine/>
    <w:qFormat/>
    <w:rsid w:val="004F301E"/>
    <w:pPr>
      <w:ind w:left="432" w:firstLine="576"/>
      <w:contextualSpacing/>
    </w:pPr>
  </w:style>
  <w:style w:type="paragraph" w:customStyle="1" w:styleId="CaptionCallout">
    <w:name w:val="Caption Callout"/>
    <w:basedOn w:val="SectionTitle"/>
    <w:qFormat/>
    <w:rsid w:val="00E67963"/>
    <w:pPr>
      <w:numPr>
        <w:ilvl w:val="1"/>
      </w:numPr>
    </w:p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 w:type="paragraph" w:styleId="TOC1">
    <w:name w:val="toc 1"/>
    <w:basedOn w:val="Normal"/>
    <w:next w:val="Normal"/>
    <w:autoRedefine/>
    <w:uiPriority w:val="39"/>
    <w:unhideWhenUsed/>
    <w:rsid w:val="007179DE"/>
    <w:pPr>
      <w:spacing w:before="120" w:after="120"/>
    </w:pPr>
    <w:rPr>
      <w:rFonts w:cstheme="minorHAnsi"/>
      <w:b/>
      <w:bCs/>
      <w:caps/>
      <w:sz w:val="20"/>
      <w:szCs w:val="20"/>
    </w:rPr>
  </w:style>
  <w:style w:type="character" w:styleId="UnresolvedMention">
    <w:name w:val="Unresolved Mention"/>
    <w:basedOn w:val="DefaultParagraphFont"/>
    <w:uiPriority w:val="99"/>
    <w:semiHidden/>
    <w:unhideWhenUsed/>
    <w:rsid w:val="000F3161"/>
    <w:rPr>
      <w:color w:val="605E5C"/>
      <w:shd w:val="clear" w:color="auto" w:fill="E1DFDD"/>
    </w:rPr>
  </w:style>
  <w:style w:type="table" w:styleId="PlainTable5">
    <w:name w:val="Plain Table 5"/>
    <w:basedOn w:val="TableNormal"/>
    <w:uiPriority w:val="45"/>
    <w:rsid w:val="00B173F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B173F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6Colorful">
    <w:name w:val="List Table 6 Colorful"/>
    <w:basedOn w:val="TableNormal"/>
    <w:uiPriority w:val="51"/>
    <w:rsid w:val="001127B6"/>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Paragraph">
    <w:name w:val="List Paragraph"/>
    <w:basedOn w:val="Normal"/>
    <w:next w:val="sectionbody"/>
    <w:autoRedefine/>
    <w:uiPriority w:val="34"/>
    <w:qFormat/>
    <w:rsid w:val="00457A30"/>
    <w:pPr>
      <w:ind w:left="360"/>
      <w:contextualSpacing/>
    </w:pPr>
    <w:rPr>
      <w:i/>
      <w:color w:val="000000" w:themeColor="text1"/>
    </w:rPr>
  </w:style>
  <w:style w:type="paragraph" w:styleId="Bibliography">
    <w:name w:val="Bibliography"/>
    <w:basedOn w:val="Normal"/>
    <w:next w:val="Normal"/>
    <w:uiPriority w:val="37"/>
    <w:unhideWhenUsed/>
    <w:rsid w:val="00E84B76"/>
  </w:style>
  <w:style w:type="character" w:styleId="FollowedHyperlink">
    <w:name w:val="FollowedHyperlink"/>
    <w:basedOn w:val="DefaultParagraphFont"/>
    <w:uiPriority w:val="99"/>
    <w:semiHidden/>
    <w:unhideWhenUsed/>
    <w:rsid w:val="00ED3234"/>
    <w:rPr>
      <w:color w:val="954F72" w:themeColor="followedHyperlink"/>
      <w:u w:val="single"/>
    </w:rPr>
  </w:style>
  <w:style w:type="paragraph" w:styleId="TOC6">
    <w:name w:val="toc 6"/>
    <w:basedOn w:val="Normal"/>
    <w:next w:val="Normal"/>
    <w:autoRedefine/>
    <w:uiPriority w:val="39"/>
    <w:unhideWhenUsed/>
    <w:rsid w:val="007179DE"/>
    <w:pPr>
      <w:ind w:left="1100"/>
    </w:pPr>
    <w:rPr>
      <w:rFonts w:cstheme="minorHAnsi"/>
      <w:sz w:val="18"/>
      <w:szCs w:val="18"/>
    </w:rPr>
  </w:style>
  <w:style w:type="character" w:styleId="SubtleEmphasis">
    <w:name w:val="Subtle Emphasis"/>
    <w:basedOn w:val="DefaultParagraphFont"/>
    <w:uiPriority w:val="19"/>
    <w:qFormat/>
    <w:rsid w:val="00302891"/>
    <w:rPr>
      <w:i/>
      <w:iCs/>
      <w:color w:val="404040" w:themeColor="text1" w:themeTint="BF"/>
    </w:rPr>
  </w:style>
  <w:style w:type="table" w:styleId="PlainTable3">
    <w:name w:val="Plain Table 3"/>
    <w:basedOn w:val="TableNormal"/>
    <w:uiPriority w:val="43"/>
    <w:rsid w:val="007C77C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TMLPreformatted">
    <w:name w:val="HTML Preformatted"/>
    <w:basedOn w:val="Normal"/>
    <w:link w:val="HTMLPreformattedChar"/>
    <w:uiPriority w:val="99"/>
    <w:unhideWhenUsed/>
    <w:rsid w:val="001E4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E4CBE"/>
    <w:rPr>
      <w:rFonts w:ascii="Courier New" w:eastAsia="Times New Roman" w:hAnsi="Courier New" w:cs="Courier New"/>
      <w:sz w:val="20"/>
      <w:szCs w:val="20"/>
    </w:rPr>
  </w:style>
  <w:style w:type="character" w:customStyle="1" w:styleId="gnvwddmdn3b">
    <w:name w:val="gnvwddmdn3b"/>
    <w:basedOn w:val="DefaultParagraphFont"/>
    <w:rsid w:val="001E4CBE"/>
  </w:style>
  <w:style w:type="paragraph" w:styleId="TOC8">
    <w:name w:val="toc 8"/>
    <w:basedOn w:val="Normal"/>
    <w:next w:val="Normal"/>
    <w:autoRedefine/>
    <w:uiPriority w:val="39"/>
    <w:unhideWhenUsed/>
    <w:rsid w:val="00F14C74"/>
    <w:pPr>
      <w:ind w:left="1540"/>
    </w:pPr>
    <w:rPr>
      <w:rFonts w:cstheme="minorHAnsi"/>
      <w:sz w:val="18"/>
      <w:szCs w:val="18"/>
    </w:rPr>
  </w:style>
  <w:style w:type="paragraph" w:styleId="TOC2">
    <w:name w:val="toc 2"/>
    <w:basedOn w:val="Normal"/>
    <w:next w:val="Normal"/>
    <w:autoRedefine/>
    <w:uiPriority w:val="39"/>
    <w:unhideWhenUsed/>
    <w:rsid w:val="00F14C74"/>
    <w:pPr>
      <w:ind w:left="220"/>
    </w:pPr>
    <w:rPr>
      <w:rFonts w:cstheme="minorHAnsi"/>
      <w:smallCaps/>
      <w:sz w:val="20"/>
      <w:szCs w:val="20"/>
    </w:rPr>
  </w:style>
  <w:style w:type="paragraph" w:styleId="TOC3">
    <w:name w:val="toc 3"/>
    <w:basedOn w:val="Normal"/>
    <w:next w:val="Normal"/>
    <w:autoRedefine/>
    <w:uiPriority w:val="39"/>
    <w:unhideWhenUsed/>
    <w:rsid w:val="00774CA3"/>
    <w:pPr>
      <w:ind w:left="440"/>
    </w:pPr>
    <w:rPr>
      <w:rFonts w:cstheme="minorHAnsi"/>
      <w:i/>
      <w:iCs/>
      <w:sz w:val="20"/>
      <w:szCs w:val="20"/>
    </w:rPr>
  </w:style>
  <w:style w:type="paragraph" w:styleId="TOC4">
    <w:name w:val="toc 4"/>
    <w:basedOn w:val="Normal"/>
    <w:next w:val="Normal"/>
    <w:autoRedefine/>
    <w:uiPriority w:val="39"/>
    <w:unhideWhenUsed/>
    <w:rsid w:val="00774CA3"/>
    <w:pPr>
      <w:ind w:left="660"/>
    </w:pPr>
    <w:rPr>
      <w:rFonts w:cstheme="minorHAnsi"/>
      <w:sz w:val="18"/>
      <w:szCs w:val="18"/>
    </w:rPr>
  </w:style>
  <w:style w:type="paragraph" w:styleId="TOC5">
    <w:name w:val="toc 5"/>
    <w:basedOn w:val="Normal"/>
    <w:next w:val="Normal"/>
    <w:autoRedefine/>
    <w:uiPriority w:val="39"/>
    <w:unhideWhenUsed/>
    <w:rsid w:val="00774CA3"/>
    <w:pPr>
      <w:ind w:left="880"/>
    </w:pPr>
    <w:rPr>
      <w:rFonts w:cstheme="minorHAnsi"/>
      <w:sz w:val="18"/>
      <w:szCs w:val="18"/>
    </w:rPr>
  </w:style>
  <w:style w:type="paragraph" w:styleId="TOC7">
    <w:name w:val="toc 7"/>
    <w:basedOn w:val="Normal"/>
    <w:next w:val="Normal"/>
    <w:autoRedefine/>
    <w:uiPriority w:val="39"/>
    <w:unhideWhenUsed/>
    <w:rsid w:val="00774CA3"/>
    <w:pPr>
      <w:ind w:left="1320"/>
    </w:pPr>
    <w:rPr>
      <w:rFonts w:cstheme="minorHAnsi"/>
      <w:sz w:val="18"/>
      <w:szCs w:val="18"/>
    </w:rPr>
  </w:style>
  <w:style w:type="paragraph" w:styleId="TOC9">
    <w:name w:val="toc 9"/>
    <w:basedOn w:val="Normal"/>
    <w:next w:val="Normal"/>
    <w:autoRedefine/>
    <w:uiPriority w:val="39"/>
    <w:unhideWhenUsed/>
    <w:rsid w:val="00774CA3"/>
    <w:pPr>
      <w:ind w:left="1760"/>
    </w:pPr>
    <w:rPr>
      <w:rFonts w:cstheme="minorHAnsi"/>
      <w:sz w:val="18"/>
      <w:szCs w:val="18"/>
    </w:rPr>
  </w:style>
  <w:style w:type="paragraph" w:styleId="BodyText">
    <w:name w:val="Body Text"/>
    <w:basedOn w:val="Normal"/>
    <w:link w:val="BodyTextChar"/>
    <w:uiPriority w:val="99"/>
    <w:semiHidden/>
    <w:unhideWhenUsed/>
    <w:rsid w:val="00226C93"/>
    <w:pPr>
      <w:spacing w:after="120"/>
    </w:pPr>
  </w:style>
  <w:style w:type="character" w:customStyle="1" w:styleId="BodyTextChar">
    <w:name w:val="Body Text Char"/>
    <w:basedOn w:val="DefaultParagraphFont"/>
    <w:link w:val="BodyText"/>
    <w:uiPriority w:val="99"/>
    <w:semiHidden/>
    <w:rsid w:val="00226C93"/>
  </w:style>
  <w:style w:type="paragraph" w:styleId="BodyTextFirstIndent">
    <w:name w:val="Body Text First Indent"/>
    <w:basedOn w:val="BodyText"/>
    <w:link w:val="BodyTextFirstIndentChar"/>
    <w:uiPriority w:val="99"/>
    <w:semiHidden/>
    <w:unhideWhenUsed/>
    <w:rsid w:val="00226C93"/>
    <w:pPr>
      <w:spacing w:after="0"/>
      <w:ind w:firstLine="360"/>
    </w:pPr>
  </w:style>
  <w:style w:type="character" w:customStyle="1" w:styleId="BodyTextFirstIndentChar">
    <w:name w:val="Body Text First Indent Char"/>
    <w:basedOn w:val="BodyTextChar"/>
    <w:link w:val="BodyTextFirstIndent"/>
    <w:uiPriority w:val="99"/>
    <w:semiHidden/>
    <w:rsid w:val="00226C93"/>
  </w:style>
  <w:style w:type="numbering" w:customStyle="1" w:styleId="Style1">
    <w:name w:val="Style1"/>
    <w:uiPriority w:val="99"/>
    <w:rsid w:val="00E848C6"/>
    <w:pPr>
      <w:numPr>
        <w:numId w:val="40"/>
      </w:numPr>
    </w:pPr>
  </w:style>
  <w:style w:type="table" w:styleId="TableGridLight">
    <w:name w:val="Grid Table Light"/>
    <w:basedOn w:val="TableNormal"/>
    <w:uiPriority w:val="40"/>
    <w:rsid w:val="0007702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PlainText">
    <w:name w:val="Plain Text"/>
    <w:basedOn w:val="Normal"/>
    <w:link w:val="PlainTextChar"/>
    <w:uiPriority w:val="99"/>
    <w:semiHidden/>
    <w:unhideWhenUsed/>
    <w:rsid w:val="00F64E29"/>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F64E29"/>
    <w:rPr>
      <w:rFonts w:ascii="Consolas" w:hAnsi="Consolas"/>
      <w:sz w:val="21"/>
      <w:szCs w:val="21"/>
    </w:rPr>
  </w:style>
  <w:style w:type="character" w:customStyle="1" w:styleId="NoSpacingChar">
    <w:name w:val="No Spacing Char"/>
    <w:aliases w:val="Code Char"/>
    <w:basedOn w:val="PlainTextChar"/>
    <w:link w:val="NoSpacing"/>
    <w:uiPriority w:val="1"/>
    <w:rsid w:val="00A51A0C"/>
    <w:rPr>
      <w:rFonts w:ascii="Consolas" w:hAnsi="Consolas"/>
      <w:sz w:val="21"/>
      <w:szCs w:val="21"/>
      <w:vertAlign w:val="sub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533260">
      <w:bodyDiv w:val="1"/>
      <w:marLeft w:val="0"/>
      <w:marRight w:val="0"/>
      <w:marTop w:val="0"/>
      <w:marBottom w:val="0"/>
      <w:divBdr>
        <w:top w:val="none" w:sz="0" w:space="0" w:color="auto"/>
        <w:left w:val="none" w:sz="0" w:space="0" w:color="auto"/>
        <w:bottom w:val="none" w:sz="0" w:space="0" w:color="auto"/>
        <w:right w:val="none" w:sz="0" w:space="0" w:color="auto"/>
      </w:divBdr>
    </w:div>
    <w:div w:id="65342646">
      <w:bodyDiv w:val="1"/>
      <w:marLeft w:val="0"/>
      <w:marRight w:val="0"/>
      <w:marTop w:val="0"/>
      <w:marBottom w:val="0"/>
      <w:divBdr>
        <w:top w:val="none" w:sz="0" w:space="0" w:color="auto"/>
        <w:left w:val="none" w:sz="0" w:space="0" w:color="auto"/>
        <w:bottom w:val="none" w:sz="0" w:space="0" w:color="auto"/>
        <w:right w:val="none" w:sz="0" w:space="0" w:color="auto"/>
      </w:divBdr>
    </w:div>
    <w:div w:id="99569119">
      <w:bodyDiv w:val="1"/>
      <w:marLeft w:val="0"/>
      <w:marRight w:val="0"/>
      <w:marTop w:val="0"/>
      <w:marBottom w:val="0"/>
      <w:divBdr>
        <w:top w:val="none" w:sz="0" w:space="0" w:color="auto"/>
        <w:left w:val="none" w:sz="0" w:space="0" w:color="auto"/>
        <w:bottom w:val="none" w:sz="0" w:space="0" w:color="auto"/>
        <w:right w:val="none" w:sz="0" w:space="0" w:color="auto"/>
      </w:divBdr>
    </w:div>
    <w:div w:id="155733002">
      <w:bodyDiv w:val="1"/>
      <w:marLeft w:val="0"/>
      <w:marRight w:val="0"/>
      <w:marTop w:val="0"/>
      <w:marBottom w:val="0"/>
      <w:divBdr>
        <w:top w:val="none" w:sz="0" w:space="0" w:color="auto"/>
        <w:left w:val="none" w:sz="0" w:space="0" w:color="auto"/>
        <w:bottom w:val="none" w:sz="0" w:space="0" w:color="auto"/>
        <w:right w:val="none" w:sz="0" w:space="0" w:color="auto"/>
      </w:divBdr>
    </w:div>
    <w:div w:id="212734565">
      <w:bodyDiv w:val="1"/>
      <w:marLeft w:val="0"/>
      <w:marRight w:val="0"/>
      <w:marTop w:val="0"/>
      <w:marBottom w:val="0"/>
      <w:divBdr>
        <w:top w:val="none" w:sz="0" w:space="0" w:color="auto"/>
        <w:left w:val="none" w:sz="0" w:space="0" w:color="auto"/>
        <w:bottom w:val="none" w:sz="0" w:space="0" w:color="auto"/>
        <w:right w:val="none" w:sz="0" w:space="0" w:color="auto"/>
      </w:divBdr>
    </w:div>
    <w:div w:id="220681005">
      <w:bodyDiv w:val="1"/>
      <w:marLeft w:val="0"/>
      <w:marRight w:val="0"/>
      <w:marTop w:val="0"/>
      <w:marBottom w:val="0"/>
      <w:divBdr>
        <w:top w:val="none" w:sz="0" w:space="0" w:color="auto"/>
        <w:left w:val="none" w:sz="0" w:space="0" w:color="auto"/>
        <w:bottom w:val="none" w:sz="0" w:space="0" w:color="auto"/>
        <w:right w:val="none" w:sz="0" w:space="0" w:color="auto"/>
      </w:divBdr>
    </w:div>
    <w:div w:id="244413999">
      <w:bodyDiv w:val="1"/>
      <w:marLeft w:val="0"/>
      <w:marRight w:val="0"/>
      <w:marTop w:val="0"/>
      <w:marBottom w:val="0"/>
      <w:divBdr>
        <w:top w:val="none" w:sz="0" w:space="0" w:color="auto"/>
        <w:left w:val="none" w:sz="0" w:space="0" w:color="auto"/>
        <w:bottom w:val="none" w:sz="0" w:space="0" w:color="auto"/>
        <w:right w:val="none" w:sz="0" w:space="0" w:color="auto"/>
      </w:divBdr>
    </w:div>
    <w:div w:id="247622689">
      <w:bodyDiv w:val="1"/>
      <w:marLeft w:val="0"/>
      <w:marRight w:val="0"/>
      <w:marTop w:val="0"/>
      <w:marBottom w:val="0"/>
      <w:divBdr>
        <w:top w:val="none" w:sz="0" w:space="0" w:color="auto"/>
        <w:left w:val="none" w:sz="0" w:space="0" w:color="auto"/>
        <w:bottom w:val="none" w:sz="0" w:space="0" w:color="auto"/>
        <w:right w:val="none" w:sz="0" w:space="0" w:color="auto"/>
      </w:divBdr>
    </w:div>
    <w:div w:id="254436684">
      <w:bodyDiv w:val="1"/>
      <w:marLeft w:val="0"/>
      <w:marRight w:val="0"/>
      <w:marTop w:val="0"/>
      <w:marBottom w:val="0"/>
      <w:divBdr>
        <w:top w:val="none" w:sz="0" w:space="0" w:color="auto"/>
        <w:left w:val="none" w:sz="0" w:space="0" w:color="auto"/>
        <w:bottom w:val="none" w:sz="0" w:space="0" w:color="auto"/>
        <w:right w:val="none" w:sz="0" w:space="0" w:color="auto"/>
      </w:divBdr>
    </w:div>
    <w:div w:id="289289476">
      <w:bodyDiv w:val="1"/>
      <w:marLeft w:val="0"/>
      <w:marRight w:val="0"/>
      <w:marTop w:val="0"/>
      <w:marBottom w:val="0"/>
      <w:divBdr>
        <w:top w:val="none" w:sz="0" w:space="0" w:color="auto"/>
        <w:left w:val="none" w:sz="0" w:space="0" w:color="auto"/>
        <w:bottom w:val="none" w:sz="0" w:space="0" w:color="auto"/>
        <w:right w:val="none" w:sz="0" w:space="0" w:color="auto"/>
      </w:divBdr>
    </w:div>
    <w:div w:id="316229113">
      <w:bodyDiv w:val="1"/>
      <w:marLeft w:val="0"/>
      <w:marRight w:val="0"/>
      <w:marTop w:val="0"/>
      <w:marBottom w:val="0"/>
      <w:divBdr>
        <w:top w:val="none" w:sz="0" w:space="0" w:color="auto"/>
        <w:left w:val="none" w:sz="0" w:space="0" w:color="auto"/>
        <w:bottom w:val="none" w:sz="0" w:space="0" w:color="auto"/>
        <w:right w:val="none" w:sz="0" w:space="0" w:color="auto"/>
      </w:divBdr>
    </w:div>
    <w:div w:id="356077796">
      <w:bodyDiv w:val="1"/>
      <w:marLeft w:val="0"/>
      <w:marRight w:val="0"/>
      <w:marTop w:val="0"/>
      <w:marBottom w:val="0"/>
      <w:divBdr>
        <w:top w:val="none" w:sz="0" w:space="0" w:color="auto"/>
        <w:left w:val="none" w:sz="0" w:space="0" w:color="auto"/>
        <w:bottom w:val="none" w:sz="0" w:space="0" w:color="auto"/>
        <w:right w:val="none" w:sz="0" w:space="0" w:color="auto"/>
      </w:divBdr>
    </w:div>
    <w:div w:id="422840107">
      <w:bodyDiv w:val="1"/>
      <w:marLeft w:val="0"/>
      <w:marRight w:val="0"/>
      <w:marTop w:val="0"/>
      <w:marBottom w:val="0"/>
      <w:divBdr>
        <w:top w:val="none" w:sz="0" w:space="0" w:color="auto"/>
        <w:left w:val="none" w:sz="0" w:space="0" w:color="auto"/>
        <w:bottom w:val="none" w:sz="0" w:space="0" w:color="auto"/>
        <w:right w:val="none" w:sz="0" w:space="0" w:color="auto"/>
      </w:divBdr>
    </w:div>
    <w:div w:id="424302087">
      <w:bodyDiv w:val="1"/>
      <w:marLeft w:val="0"/>
      <w:marRight w:val="0"/>
      <w:marTop w:val="0"/>
      <w:marBottom w:val="0"/>
      <w:divBdr>
        <w:top w:val="none" w:sz="0" w:space="0" w:color="auto"/>
        <w:left w:val="none" w:sz="0" w:space="0" w:color="auto"/>
        <w:bottom w:val="none" w:sz="0" w:space="0" w:color="auto"/>
        <w:right w:val="none" w:sz="0" w:space="0" w:color="auto"/>
      </w:divBdr>
    </w:div>
    <w:div w:id="473450557">
      <w:bodyDiv w:val="1"/>
      <w:marLeft w:val="0"/>
      <w:marRight w:val="0"/>
      <w:marTop w:val="0"/>
      <w:marBottom w:val="0"/>
      <w:divBdr>
        <w:top w:val="none" w:sz="0" w:space="0" w:color="auto"/>
        <w:left w:val="none" w:sz="0" w:space="0" w:color="auto"/>
        <w:bottom w:val="none" w:sz="0" w:space="0" w:color="auto"/>
        <w:right w:val="none" w:sz="0" w:space="0" w:color="auto"/>
      </w:divBdr>
    </w:div>
    <w:div w:id="476262287">
      <w:bodyDiv w:val="1"/>
      <w:marLeft w:val="0"/>
      <w:marRight w:val="0"/>
      <w:marTop w:val="0"/>
      <w:marBottom w:val="0"/>
      <w:divBdr>
        <w:top w:val="none" w:sz="0" w:space="0" w:color="auto"/>
        <w:left w:val="none" w:sz="0" w:space="0" w:color="auto"/>
        <w:bottom w:val="none" w:sz="0" w:space="0" w:color="auto"/>
        <w:right w:val="none" w:sz="0" w:space="0" w:color="auto"/>
      </w:divBdr>
    </w:div>
    <w:div w:id="531497218">
      <w:bodyDiv w:val="1"/>
      <w:marLeft w:val="0"/>
      <w:marRight w:val="0"/>
      <w:marTop w:val="0"/>
      <w:marBottom w:val="0"/>
      <w:divBdr>
        <w:top w:val="none" w:sz="0" w:space="0" w:color="auto"/>
        <w:left w:val="none" w:sz="0" w:space="0" w:color="auto"/>
        <w:bottom w:val="none" w:sz="0" w:space="0" w:color="auto"/>
        <w:right w:val="none" w:sz="0" w:space="0" w:color="auto"/>
      </w:divBdr>
    </w:div>
    <w:div w:id="567232572">
      <w:bodyDiv w:val="1"/>
      <w:marLeft w:val="0"/>
      <w:marRight w:val="0"/>
      <w:marTop w:val="0"/>
      <w:marBottom w:val="0"/>
      <w:divBdr>
        <w:top w:val="none" w:sz="0" w:space="0" w:color="auto"/>
        <w:left w:val="none" w:sz="0" w:space="0" w:color="auto"/>
        <w:bottom w:val="none" w:sz="0" w:space="0" w:color="auto"/>
        <w:right w:val="none" w:sz="0" w:space="0" w:color="auto"/>
      </w:divBdr>
    </w:div>
    <w:div w:id="594287971">
      <w:bodyDiv w:val="1"/>
      <w:marLeft w:val="0"/>
      <w:marRight w:val="0"/>
      <w:marTop w:val="0"/>
      <w:marBottom w:val="0"/>
      <w:divBdr>
        <w:top w:val="none" w:sz="0" w:space="0" w:color="auto"/>
        <w:left w:val="none" w:sz="0" w:space="0" w:color="auto"/>
        <w:bottom w:val="none" w:sz="0" w:space="0" w:color="auto"/>
        <w:right w:val="none" w:sz="0" w:space="0" w:color="auto"/>
      </w:divBdr>
    </w:div>
    <w:div w:id="637298843">
      <w:bodyDiv w:val="1"/>
      <w:marLeft w:val="0"/>
      <w:marRight w:val="0"/>
      <w:marTop w:val="0"/>
      <w:marBottom w:val="0"/>
      <w:divBdr>
        <w:top w:val="none" w:sz="0" w:space="0" w:color="auto"/>
        <w:left w:val="none" w:sz="0" w:space="0" w:color="auto"/>
        <w:bottom w:val="none" w:sz="0" w:space="0" w:color="auto"/>
        <w:right w:val="none" w:sz="0" w:space="0" w:color="auto"/>
      </w:divBdr>
    </w:div>
    <w:div w:id="652180549">
      <w:bodyDiv w:val="1"/>
      <w:marLeft w:val="0"/>
      <w:marRight w:val="0"/>
      <w:marTop w:val="0"/>
      <w:marBottom w:val="0"/>
      <w:divBdr>
        <w:top w:val="none" w:sz="0" w:space="0" w:color="auto"/>
        <w:left w:val="none" w:sz="0" w:space="0" w:color="auto"/>
        <w:bottom w:val="none" w:sz="0" w:space="0" w:color="auto"/>
        <w:right w:val="none" w:sz="0" w:space="0" w:color="auto"/>
      </w:divBdr>
    </w:div>
    <w:div w:id="654534133">
      <w:bodyDiv w:val="1"/>
      <w:marLeft w:val="0"/>
      <w:marRight w:val="0"/>
      <w:marTop w:val="0"/>
      <w:marBottom w:val="0"/>
      <w:divBdr>
        <w:top w:val="none" w:sz="0" w:space="0" w:color="auto"/>
        <w:left w:val="none" w:sz="0" w:space="0" w:color="auto"/>
        <w:bottom w:val="none" w:sz="0" w:space="0" w:color="auto"/>
        <w:right w:val="none" w:sz="0" w:space="0" w:color="auto"/>
      </w:divBdr>
    </w:div>
    <w:div w:id="670566295">
      <w:bodyDiv w:val="1"/>
      <w:marLeft w:val="0"/>
      <w:marRight w:val="0"/>
      <w:marTop w:val="0"/>
      <w:marBottom w:val="0"/>
      <w:divBdr>
        <w:top w:val="none" w:sz="0" w:space="0" w:color="auto"/>
        <w:left w:val="none" w:sz="0" w:space="0" w:color="auto"/>
        <w:bottom w:val="none" w:sz="0" w:space="0" w:color="auto"/>
        <w:right w:val="none" w:sz="0" w:space="0" w:color="auto"/>
      </w:divBdr>
    </w:div>
    <w:div w:id="715741211">
      <w:bodyDiv w:val="1"/>
      <w:marLeft w:val="0"/>
      <w:marRight w:val="0"/>
      <w:marTop w:val="0"/>
      <w:marBottom w:val="0"/>
      <w:divBdr>
        <w:top w:val="none" w:sz="0" w:space="0" w:color="auto"/>
        <w:left w:val="none" w:sz="0" w:space="0" w:color="auto"/>
        <w:bottom w:val="none" w:sz="0" w:space="0" w:color="auto"/>
        <w:right w:val="none" w:sz="0" w:space="0" w:color="auto"/>
      </w:divBdr>
    </w:div>
    <w:div w:id="792867733">
      <w:bodyDiv w:val="1"/>
      <w:marLeft w:val="0"/>
      <w:marRight w:val="0"/>
      <w:marTop w:val="0"/>
      <w:marBottom w:val="0"/>
      <w:divBdr>
        <w:top w:val="none" w:sz="0" w:space="0" w:color="auto"/>
        <w:left w:val="none" w:sz="0" w:space="0" w:color="auto"/>
        <w:bottom w:val="none" w:sz="0" w:space="0" w:color="auto"/>
        <w:right w:val="none" w:sz="0" w:space="0" w:color="auto"/>
      </w:divBdr>
    </w:div>
    <w:div w:id="821121218">
      <w:bodyDiv w:val="1"/>
      <w:marLeft w:val="0"/>
      <w:marRight w:val="0"/>
      <w:marTop w:val="0"/>
      <w:marBottom w:val="0"/>
      <w:divBdr>
        <w:top w:val="none" w:sz="0" w:space="0" w:color="auto"/>
        <w:left w:val="none" w:sz="0" w:space="0" w:color="auto"/>
        <w:bottom w:val="none" w:sz="0" w:space="0" w:color="auto"/>
        <w:right w:val="none" w:sz="0" w:space="0" w:color="auto"/>
      </w:divBdr>
    </w:div>
    <w:div w:id="843016920">
      <w:bodyDiv w:val="1"/>
      <w:marLeft w:val="0"/>
      <w:marRight w:val="0"/>
      <w:marTop w:val="0"/>
      <w:marBottom w:val="0"/>
      <w:divBdr>
        <w:top w:val="none" w:sz="0" w:space="0" w:color="auto"/>
        <w:left w:val="none" w:sz="0" w:space="0" w:color="auto"/>
        <w:bottom w:val="none" w:sz="0" w:space="0" w:color="auto"/>
        <w:right w:val="none" w:sz="0" w:space="0" w:color="auto"/>
      </w:divBdr>
    </w:div>
    <w:div w:id="843592004">
      <w:bodyDiv w:val="1"/>
      <w:marLeft w:val="0"/>
      <w:marRight w:val="0"/>
      <w:marTop w:val="0"/>
      <w:marBottom w:val="0"/>
      <w:divBdr>
        <w:top w:val="none" w:sz="0" w:space="0" w:color="auto"/>
        <w:left w:val="none" w:sz="0" w:space="0" w:color="auto"/>
        <w:bottom w:val="none" w:sz="0" w:space="0" w:color="auto"/>
        <w:right w:val="none" w:sz="0" w:space="0" w:color="auto"/>
      </w:divBdr>
    </w:div>
    <w:div w:id="904997265">
      <w:bodyDiv w:val="1"/>
      <w:marLeft w:val="0"/>
      <w:marRight w:val="0"/>
      <w:marTop w:val="0"/>
      <w:marBottom w:val="0"/>
      <w:divBdr>
        <w:top w:val="none" w:sz="0" w:space="0" w:color="auto"/>
        <w:left w:val="none" w:sz="0" w:space="0" w:color="auto"/>
        <w:bottom w:val="none" w:sz="0" w:space="0" w:color="auto"/>
        <w:right w:val="none" w:sz="0" w:space="0" w:color="auto"/>
      </w:divBdr>
    </w:div>
    <w:div w:id="931400799">
      <w:bodyDiv w:val="1"/>
      <w:marLeft w:val="0"/>
      <w:marRight w:val="0"/>
      <w:marTop w:val="0"/>
      <w:marBottom w:val="0"/>
      <w:divBdr>
        <w:top w:val="none" w:sz="0" w:space="0" w:color="auto"/>
        <w:left w:val="none" w:sz="0" w:space="0" w:color="auto"/>
        <w:bottom w:val="none" w:sz="0" w:space="0" w:color="auto"/>
        <w:right w:val="none" w:sz="0" w:space="0" w:color="auto"/>
      </w:divBdr>
    </w:div>
    <w:div w:id="962073875">
      <w:bodyDiv w:val="1"/>
      <w:marLeft w:val="0"/>
      <w:marRight w:val="0"/>
      <w:marTop w:val="0"/>
      <w:marBottom w:val="0"/>
      <w:divBdr>
        <w:top w:val="none" w:sz="0" w:space="0" w:color="auto"/>
        <w:left w:val="none" w:sz="0" w:space="0" w:color="auto"/>
        <w:bottom w:val="none" w:sz="0" w:space="0" w:color="auto"/>
        <w:right w:val="none" w:sz="0" w:space="0" w:color="auto"/>
      </w:divBdr>
    </w:div>
    <w:div w:id="996147392">
      <w:bodyDiv w:val="1"/>
      <w:marLeft w:val="0"/>
      <w:marRight w:val="0"/>
      <w:marTop w:val="0"/>
      <w:marBottom w:val="0"/>
      <w:divBdr>
        <w:top w:val="none" w:sz="0" w:space="0" w:color="auto"/>
        <w:left w:val="none" w:sz="0" w:space="0" w:color="auto"/>
        <w:bottom w:val="none" w:sz="0" w:space="0" w:color="auto"/>
        <w:right w:val="none" w:sz="0" w:space="0" w:color="auto"/>
      </w:divBdr>
    </w:div>
    <w:div w:id="1004623879">
      <w:bodyDiv w:val="1"/>
      <w:marLeft w:val="0"/>
      <w:marRight w:val="0"/>
      <w:marTop w:val="0"/>
      <w:marBottom w:val="0"/>
      <w:divBdr>
        <w:top w:val="none" w:sz="0" w:space="0" w:color="auto"/>
        <w:left w:val="none" w:sz="0" w:space="0" w:color="auto"/>
        <w:bottom w:val="none" w:sz="0" w:space="0" w:color="auto"/>
        <w:right w:val="none" w:sz="0" w:space="0" w:color="auto"/>
      </w:divBdr>
    </w:div>
    <w:div w:id="1008024421">
      <w:bodyDiv w:val="1"/>
      <w:marLeft w:val="0"/>
      <w:marRight w:val="0"/>
      <w:marTop w:val="0"/>
      <w:marBottom w:val="0"/>
      <w:divBdr>
        <w:top w:val="none" w:sz="0" w:space="0" w:color="auto"/>
        <w:left w:val="none" w:sz="0" w:space="0" w:color="auto"/>
        <w:bottom w:val="none" w:sz="0" w:space="0" w:color="auto"/>
        <w:right w:val="none" w:sz="0" w:space="0" w:color="auto"/>
      </w:divBdr>
    </w:div>
    <w:div w:id="1009259859">
      <w:bodyDiv w:val="1"/>
      <w:marLeft w:val="0"/>
      <w:marRight w:val="0"/>
      <w:marTop w:val="0"/>
      <w:marBottom w:val="0"/>
      <w:divBdr>
        <w:top w:val="none" w:sz="0" w:space="0" w:color="auto"/>
        <w:left w:val="none" w:sz="0" w:space="0" w:color="auto"/>
        <w:bottom w:val="none" w:sz="0" w:space="0" w:color="auto"/>
        <w:right w:val="none" w:sz="0" w:space="0" w:color="auto"/>
      </w:divBdr>
    </w:div>
    <w:div w:id="1042436945">
      <w:bodyDiv w:val="1"/>
      <w:marLeft w:val="0"/>
      <w:marRight w:val="0"/>
      <w:marTop w:val="0"/>
      <w:marBottom w:val="0"/>
      <w:divBdr>
        <w:top w:val="none" w:sz="0" w:space="0" w:color="auto"/>
        <w:left w:val="none" w:sz="0" w:space="0" w:color="auto"/>
        <w:bottom w:val="none" w:sz="0" w:space="0" w:color="auto"/>
        <w:right w:val="none" w:sz="0" w:space="0" w:color="auto"/>
      </w:divBdr>
    </w:div>
    <w:div w:id="1063406035">
      <w:bodyDiv w:val="1"/>
      <w:marLeft w:val="0"/>
      <w:marRight w:val="0"/>
      <w:marTop w:val="0"/>
      <w:marBottom w:val="0"/>
      <w:divBdr>
        <w:top w:val="none" w:sz="0" w:space="0" w:color="auto"/>
        <w:left w:val="none" w:sz="0" w:space="0" w:color="auto"/>
        <w:bottom w:val="none" w:sz="0" w:space="0" w:color="auto"/>
        <w:right w:val="none" w:sz="0" w:space="0" w:color="auto"/>
      </w:divBdr>
    </w:div>
    <w:div w:id="1066028968">
      <w:bodyDiv w:val="1"/>
      <w:marLeft w:val="0"/>
      <w:marRight w:val="0"/>
      <w:marTop w:val="0"/>
      <w:marBottom w:val="0"/>
      <w:divBdr>
        <w:top w:val="none" w:sz="0" w:space="0" w:color="auto"/>
        <w:left w:val="none" w:sz="0" w:space="0" w:color="auto"/>
        <w:bottom w:val="none" w:sz="0" w:space="0" w:color="auto"/>
        <w:right w:val="none" w:sz="0" w:space="0" w:color="auto"/>
      </w:divBdr>
    </w:div>
    <w:div w:id="1081217593">
      <w:bodyDiv w:val="1"/>
      <w:marLeft w:val="0"/>
      <w:marRight w:val="0"/>
      <w:marTop w:val="0"/>
      <w:marBottom w:val="0"/>
      <w:divBdr>
        <w:top w:val="none" w:sz="0" w:space="0" w:color="auto"/>
        <w:left w:val="none" w:sz="0" w:space="0" w:color="auto"/>
        <w:bottom w:val="none" w:sz="0" w:space="0" w:color="auto"/>
        <w:right w:val="none" w:sz="0" w:space="0" w:color="auto"/>
      </w:divBdr>
    </w:div>
    <w:div w:id="1140421045">
      <w:bodyDiv w:val="1"/>
      <w:marLeft w:val="0"/>
      <w:marRight w:val="0"/>
      <w:marTop w:val="0"/>
      <w:marBottom w:val="0"/>
      <w:divBdr>
        <w:top w:val="none" w:sz="0" w:space="0" w:color="auto"/>
        <w:left w:val="none" w:sz="0" w:space="0" w:color="auto"/>
        <w:bottom w:val="none" w:sz="0" w:space="0" w:color="auto"/>
        <w:right w:val="none" w:sz="0" w:space="0" w:color="auto"/>
      </w:divBdr>
    </w:div>
    <w:div w:id="1187215920">
      <w:bodyDiv w:val="1"/>
      <w:marLeft w:val="0"/>
      <w:marRight w:val="0"/>
      <w:marTop w:val="0"/>
      <w:marBottom w:val="0"/>
      <w:divBdr>
        <w:top w:val="none" w:sz="0" w:space="0" w:color="auto"/>
        <w:left w:val="none" w:sz="0" w:space="0" w:color="auto"/>
        <w:bottom w:val="none" w:sz="0" w:space="0" w:color="auto"/>
        <w:right w:val="none" w:sz="0" w:space="0" w:color="auto"/>
      </w:divBdr>
    </w:div>
    <w:div w:id="1188370727">
      <w:bodyDiv w:val="1"/>
      <w:marLeft w:val="0"/>
      <w:marRight w:val="0"/>
      <w:marTop w:val="0"/>
      <w:marBottom w:val="0"/>
      <w:divBdr>
        <w:top w:val="none" w:sz="0" w:space="0" w:color="auto"/>
        <w:left w:val="none" w:sz="0" w:space="0" w:color="auto"/>
        <w:bottom w:val="none" w:sz="0" w:space="0" w:color="auto"/>
        <w:right w:val="none" w:sz="0" w:space="0" w:color="auto"/>
      </w:divBdr>
    </w:div>
    <w:div w:id="1208372731">
      <w:bodyDiv w:val="1"/>
      <w:marLeft w:val="0"/>
      <w:marRight w:val="0"/>
      <w:marTop w:val="0"/>
      <w:marBottom w:val="0"/>
      <w:divBdr>
        <w:top w:val="none" w:sz="0" w:space="0" w:color="auto"/>
        <w:left w:val="none" w:sz="0" w:space="0" w:color="auto"/>
        <w:bottom w:val="none" w:sz="0" w:space="0" w:color="auto"/>
        <w:right w:val="none" w:sz="0" w:space="0" w:color="auto"/>
      </w:divBdr>
    </w:div>
    <w:div w:id="1242255813">
      <w:bodyDiv w:val="1"/>
      <w:marLeft w:val="0"/>
      <w:marRight w:val="0"/>
      <w:marTop w:val="0"/>
      <w:marBottom w:val="0"/>
      <w:divBdr>
        <w:top w:val="none" w:sz="0" w:space="0" w:color="auto"/>
        <w:left w:val="none" w:sz="0" w:space="0" w:color="auto"/>
        <w:bottom w:val="none" w:sz="0" w:space="0" w:color="auto"/>
        <w:right w:val="none" w:sz="0" w:space="0" w:color="auto"/>
      </w:divBdr>
    </w:div>
    <w:div w:id="1255476719">
      <w:bodyDiv w:val="1"/>
      <w:marLeft w:val="0"/>
      <w:marRight w:val="0"/>
      <w:marTop w:val="0"/>
      <w:marBottom w:val="0"/>
      <w:divBdr>
        <w:top w:val="none" w:sz="0" w:space="0" w:color="auto"/>
        <w:left w:val="none" w:sz="0" w:space="0" w:color="auto"/>
        <w:bottom w:val="none" w:sz="0" w:space="0" w:color="auto"/>
        <w:right w:val="none" w:sz="0" w:space="0" w:color="auto"/>
      </w:divBdr>
    </w:div>
    <w:div w:id="1272399730">
      <w:bodyDiv w:val="1"/>
      <w:marLeft w:val="0"/>
      <w:marRight w:val="0"/>
      <w:marTop w:val="0"/>
      <w:marBottom w:val="0"/>
      <w:divBdr>
        <w:top w:val="none" w:sz="0" w:space="0" w:color="auto"/>
        <w:left w:val="none" w:sz="0" w:space="0" w:color="auto"/>
        <w:bottom w:val="none" w:sz="0" w:space="0" w:color="auto"/>
        <w:right w:val="none" w:sz="0" w:space="0" w:color="auto"/>
      </w:divBdr>
    </w:div>
    <w:div w:id="1357853701">
      <w:bodyDiv w:val="1"/>
      <w:marLeft w:val="0"/>
      <w:marRight w:val="0"/>
      <w:marTop w:val="0"/>
      <w:marBottom w:val="0"/>
      <w:divBdr>
        <w:top w:val="none" w:sz="0" w:space="0" w:color="auto"/>
        <w:left w:val="none" w:sz="0" w:space="0" w:color="auto"/>
        <w:bottom w:val="none" w:sz="0" w:space="0" w:color="auto"/>
        <w:right w:val="none" w:sz="0" w:space="0" w:color="auto"/>
      </w:divBdr>
    </w:div>
    <w:div w:id="1368146229">
      <w:bodyDiv w:val="1"/>
      <w:marLeft w:val="0"/>
      <w:marRight w:val="0"/>
      <w:marTop w:val="0"/>
      <w:marBottom w:val="0"/>
      <w:divBdr>
        <w:top w:val="none" w:sz="0" w:space="0" w:color="auto"/>
        <w:left w:val="none" w:sz="0" w:space="0" w:color="auto"/>
        <w:bottom w:val="none" w:sz="0" w:space="0" w:color="auto"/>
        <w:right w:val="none" w:sz="0" w:space="0" w:color="auto"/>
      </w:divBdr>
    </w:div>
    <w:div w:id="1465808311">
      <w:bodyDiv w:val="1"/>
      <w:marLeft w:val="0"/>
      <w:marRight w:val="0"/>
      <w:marTop w:val="0"/>
      <w:marBottom w:val="0"/>
      <w:divBdr>
        <w:top w:val="none" w:sz="0" w:space="0" w:color="auto"/>
        <w:left w:val="none" w:sz="0" w:space="0" w:color="auto"/>
        <w:bottom w:val="none" w:sz="0" w:space="0" w:color="auto"/>
        <w:right w:val="none" w:sz="0" w:space="0" w:color="auto"/>
      </w:divBdr>
    </w:div>
    <w:div w:id="1498419962">
      <w:bodyDiv w:val="1"/>
      <w:marLeft w:val="0"/>
      <w:marRight w:val="0"/>
      <w:marTop w:val="0"/>
      <w:marBottom w:val="0"/>
      <w:divBdr>
        <w:top w:val="none" w:sz="0" w:space="0" w:color="auto"/>
        <w:left w:val="none" w:sz="0" w:space="0" w:color="auto"/>
        <w:bottom w:val="none" w:sz="0" w:space="0" w:color="auto"/>
        <w:right w:val="none" w:sz="0" w:space="0" w:color="auto"/>
      </w:divBdr>
    </w:div>
    <w:div w:id="1503472363">
      <w:bodyDiv w:val="1"/>
      <w:marLeft w:val="0"/>
      <w:marRight w:val="0"/>
      <w:marTop w:val="0"/>
      <w:marBottom w:val="0"/>
      <w:divBdr>
        <w:top w:val="none" w:sz="0" w:space="0" w:color="auto"/>
        <w:left w:val="none" w:sz="0" w:space="0" w:color="auto"/>
        <w:bottom w:val="none" w:sz="0" w:space="0" w:color="auto"/>
        <w:right w:val="none" w:sz="0" w:space="0" w:color="auto"/>
      </w:divBdr>
    </w:div>
    <w:div w:id="1513834195">
      <w:bodyDiv w:val="1"/>
      <w:marLeft w:val="0"/>
      <w:marRight w:val="0"/>
      <w:marTop w:val="0"/>
      <w:marBottom w:val="0"/>
      <w:divBdr>
        <w:top w:val="none" w:sz="0" w:space="0" w:color="auto"/>
        <w:left w:val="none" w:sz="0" w:space="0" w:color="auto"/>
        <w:bottom w:val="none" w:sz="0" w:space="0" w:color="auto"/>
        <w:right w:val="none" w:sz="0" w:space="0" w:color="auto"/>
      </w:divBdr>
    </w:div>
    <w:div w:id="1514801957">
      <w:bodyDiv w:val="1"/>
      <w:marLeft w:val="0"/>
      <w:marRight w:val="0"/>
      <w:marTop w:val="0"/>
      <w:marBottom w:val="0"/>
      <w:divBdr>
        <w:top w:val="none" w:sz="0" w:space="0" w:color="auto"/>
        <w:left w:val="none" w:sz="0" w:space="0" w:color="auto"/>
        <w:bottom w:val="none" w:sz="0" w:space="0" w:color="auto"/>
        <w:right w:val="none" w:sz="0" w:space="0" w:color="auto"/>
      </w:divBdr>
    </w:div>
    <w:div w:id="1575703022">
      <w:bodyDiv w:val="1"/>
      <w:marLeft w:val="0"/>
      <w:marRight w:val="0"/>
      <w:marTop w:val="0"/>
      <w:marBottom w:val="0"/>
      <w:divBdr>
        <w:top w:val="none" w:sz="0" w:space="0" w:color="auto"/>
        <w:left w:val="none" w:sz="0" w:space="0" w:color="auto"/>
        <w:bottom w:val="none" w:sz="0" w:space="0" w:color="auto"/>
        <w:right w:val="none" w:sz="0" w:space="0" w:color="auto"/>
      </w:divBdr>
    </w:div>
    <w:div w:id="1581255473">
      <w:bodyDiv w:val="1"/>
      <w:marLeft w:val="0"/>
      <w:marRight w:val="0"/>
      <w:marTop w:val="0"/>
      <w:marBottom w:val="0"/>
      <w:divBdr>
        <w:top w:val="none" w:sz="0" w:space="0" w:color="auto"/>
        <w:left w:val="none" w:sz="0" w:space="0" w:color="auto"/>
        <w:bottom w:val="none" w:sz="0" w:space="0" w:color="auto"/>
        <w:right w:val="none" w:sz="0" w:space="0" w:color="auto"/>
      </w:divBdr>
    </w:div>
    <w:div w:id="1590772916">
      <w:bodyDiv w:val="1"/>
      <w:marLeft w:val="0"/>
      <w:marRight w:val="0"/>
      <w:marTop w:val="0"/>
      <w:marBottom w:val="0"/>
      <w:divBdr>
        <w:top w:val="none" w:sz="0" w:space="0" w:color="auto"/>
        <w:left w:val="none" w:sz="0" w:space="0" w:color="auto"/>
        <w:bottom w:val="none" w:sz="0" w:space="0" w:color="auto"/>
        <w:right w:val="none" w:sz="0" w:space="0" w:color="auto"/>
      </w:divBdr>
    </w:div>
    <w:div w:id="1620381546">
      <w:bodyDiv w:val="1"/>
      <w:marLeft w:val="0"/>
      <w:marRight w:val="0"/>
      <w:marTop w:val="0"/>
      <w:marBottom w:val="0"/>
      <w:divBdr>
        <w:top w:val="none" w:sz="0" w:space="0" w:color="auto"/>
        <w:left w:val="none" w:sz="0" w:space="0" w:color="auto"/>
        <w:bottom w:val="none" w:sz="0" w:space="0" w:color="auto"/>
        <w:right w:val="none" w:sz="0" w:space="0" w:color="auto"/>
      </w:divBdr>
    </w:div>
    <w:div w:id="1632591374">
      <w:bodyDiv w:val="1"/>
      <w:marLeft w:val="0"/>
      <w:marRight w:val="0"/>
      <w:marTop w:val="0"/>
      <w:marBottom w:val="0"/>
      <w:divBdr>
        <w:top w:val="none" w:sz="0" w:space="0" w:color="auto"/>
        <w:left w:val="none" w:sz="0" w:space="0" w:color="auto"/>
        <w:bottom w:val="none" w:sz="0" w:space="0" w:color="auto"/>
        <w:right w:val="none" w:sz="0" w:space="0" w:color="auto"/>
      </w:divBdr>
    </w:div>
    <w:div w:id="1689066223">
      <w:bodyDiv w:val="1"/>
      <w:marLeft w:val="0"/>
      <w:marRight w:val="0"/>
      <w:marTop w:val="0"/>
      <w:marBottom w:val="0"/>
      <w:divBdr>
        <w:top w:val="none" w:sz="0" w:space="0" w:color="auto"/>
        <w:left w:val="none" w:sz="0" w:space="0" w:color="auto"/>
        <w:bottom w:val="none" w:sz="0" w:space="0" w:color="auto"/>
        <w:right w:val="none" w:sz="0" w:space="0" w:color="auto"/>
      </w:divBdr>
    </w:div>
    <w:div w:id="1717385835">
      <w:bodyDiv w:val="1"/>
      <w:marLeft w:val="0"/>
      <w:marRight w:val="0"/>
      <w:marTop w:val="0"/>
      <w:marBottom w:val="0"/>
      <w:divBdr>
        <w:top w:val="none" w:sz="0" w:space="0" w:color="auto"/>
        <w:left w:val="none" w:sz="0" w:space="0" w:color="auto"/>
        <w:bottom w:val="none" w:sz="0" w:space="0" w:color="auto"/>
        <w:right w:val="none" w:sz="0" w:space="0" w:color="auto"/>
      </w:divBdr>
    </w:div>
    <w:div w:id="1727145362">
      <w:bodyDiv w:val="1"/>
      <w:marLeft w:val="0"/>
      <w:marRight w:val="0"/>
      <w:marTop w:val="0"/>
      <w:marBottom w:val="0"/>
      <w:divBdr>
        <w:top w:val="none" w:sz="0" w:space="0" w:color="auto"/>
        <w:left w:val="none" w:sz="0" w:space="0" w:color="auto"/>
        <w:bottom w:val="none" w:sz="0" w:space="0" w:color="auto"/>
        <w:right w:val="none" w:sz="0" w:space="0" w:color="auto"/>
      </w:divBdr>
    </w:div>
    <w:div w:id="1776293094">
      <w:bodyDiv w:val="1"/>
      <w:marLeft w:val="0"/>
      <w:marRight w:val="0"/>
      <w:marTop w:val="0"/>
      <w:marBottom w:val="0"/>
      <w:divBdr>
        <w:top w:val="none" w:sz="0" w:space="0" w:color="auto"/>
        <w:left w:val="none" w:sz="0" w:space="0" w:color="auto"/>
        <w:bottom w:val="none" w:sz="0" w:space="0" w:color="auto"/>
        <w:right w:val="none" w:sz="0" w:space="0" w:color="auto"/>
      </w:divBdr>
    </w:div>
    <w:div w:id="1826358028">
      <w:bodyDiv w:val="1"/>
      <w:marLeft w:val="0"/>
      <w:marRight w:val="0"/>
      <w:marTop w:val="0"/>
      <w:marBottom w:val="0"/>
      <w:divBdr>
        <w:top w:val="none" w:sz="0" w:space="0" w:color="auto"/>
        <w:left w:val="none" w:sz="0" w:space="0" w:color="auto"/>
        <w:bottom w:val="none" w:sz="0" w:space="0" w:color="auto"/>
        <w:right w:val="none" w:sz="0" w:space="0" w:color="auto"/>
      </w:divBdr>
    </w:div>
    <w:div w:id="1840074474">
      <w:bodyDiv w:val="1"/>
      <w:marLeft w:val="0"/>
      <w:marRight w:val="0"/>
      <w:marTop w:val="0"/>
      <w:marBottom w:val="0"/>
      <w:divBdr>
        <w:top w:val="none" w:sz="0" w:space="0" w:color="auto"/>
        <w:left w:val="none" w:sz="0" w:space="0" w:color="auto"/>
        <w:bottom w:val="none" w:sz="0" w:space="0" w:color="auto"/>
        <w:right w:val="none" w:sz="0" w:space="0" w:color="auto"/>
      </w:divBdr>
    </w:div>
    <w:div w:id="1862353737">
      <w:bodyDiv w:val="1"/>
      <w:marLeft w:val="0"/>
      <w:marRight w:val="0"/>
      <w:marTop w:val="0"/>
      <w:marBottom w:val="0"/>
      <w:divBdr>
        <w:top w:val="none" w:sz="0" w:space="0" w:color="auto"/>
        <w:left w:val="none" w:sz="0" w:space="0" w:color="auto"/>
        <w:bottom w:val="none" w:sz="0" w:space="0" w:color="auto"/>
        <w:right w:val="none" w:sz="0" w:space="0" w:color="auto"/>
      </w:divBdr>
    </w:div>
    <w:div w:id="1902476781">
      <w:bodyDiv w:val="1"/>
      <w:marLeft w:val="0"/>
      <w:marRight w:val="0"/>
      <w:marTop w:val="0"/>
      <w:marBottom w:val="0"/>
      <w:divBdr>
        <w:top w:val="none" w:sz="0" w:space="0" w:color="auto"/>
        <w:left w:val="none" w:sz="0" w:space="0" w:color="auto"/>
        <w:bottom w:val="none" w:sz="0" w:space="0" w:color="auto"/>
        <w:right w:val="none" w:sz="0" w:space="0" w:color="auto"/>
      </w:divBdr>
    </w:div>
    <w:div w:id="1941446475">
      <w:bodyDiv w:val="1"/>
      <w:marLeft w:val="0"/>
      <w:marRight w:val="0"/>
      <w:marTop w:val="0"/>
      <w:marBottom w:val="0"/>
      <w:divBdr>
        <w:top w:val="none" w:sz="0" w:space="0" w:color="auto"/>
        <w:left w:val="none" w:sz="0" w:space="0" w:color="auto"/>
        <w:bottom w:val="none" w:sz="0" w:space="0" w:color="auto"/>
        <w:right w:val="none" w:sz="0" w:space="0" w:color="auto"/>
      </w:divBdr>
    </w:div>
    <w:div w:id="1958634347">
      <w:bodyDiv w:val="1"/>
      <w:marLeft w:val="0"/>
      <w:marRight w:val="0"/>
      <w:marTop w:val="0"/>
      <w:marBottom w:val="0"/>
      <w:divBdr>
        <w:top w:val="none" w:sz="0" w:space="0" w:color="auto"/>
        <w:left w:val="none" w:sz="0" w:space="0" w:color="auto"/>
        <w:bottom w:val="none" w:sz="0" w:space="0" w:color="auto"/>
        <w:right w:val="none" w:sz="0" w:space="0" w:color="auto"/>
      </w:divBdr>
    </w:div>
    <w:div w:id="1976253862">
      <w:bodyDiv w:val="1"/>
      <w:marLeft w:val="0"/>
      <w:marRight w:val="0"/>
      <w:marTop w:val="0"/>
      <w:marBottom w:val="0"/>
      <w:divBdr>
        <w:top w:val="none" w:sz="0" w:space="0" w:color="auto"/>
        <w:left w:val="none" w:sz="0" w:space="0" w:color="auto"/>
        <w:bottom w:val="none" w:sz="0" w:space="0" w:color="auto"/>
        <w:right w:val="none" w:sz="0" w:space="0" w:color="auto"/>
      </w:divBdr>
    </w:div>
    <w:div w:id="2020546270">
      <w:bodyDiv w:val="1"/>
      <w:marLeft w:val="0"/>
      <w:marRight w:val="0"/>
      <w:marTop w:val="0"/>
      <w:marBottom w:val="0"/>
      <w:divBdr>
        <w:top w:val="none" w:sz="0" w:space="0" w:color="auto"/>
        <w:left w:val="none" w:sz="0" w:space="0" w:color="auto"/>
        <w:bottom w:val="none" w:sz="0" w:space="0" w:color="auto"/>
        <w:right w:val="none" w:sz="0" w:space="0" w:color="auto"/>
      </w:divBdr>
    </w:div>
    <w:div w:id="2025470142">
      <w:bodyDiv w:val="1"/>
      <w:marLeft w:val="0"/>
      <w:marRight w:val="0"/>
      <w:marTop w:val="0"/>
      <w:marBottom w:val="0"/>
      <w:divBdr>
        <w:top w:val="none" w:sz="0" w:space="0" w:color="auto"/>
        <w:left w:val="none" w:sz="0" w:space="0" w:color="auto"/>
        <w:bottom w:val="none" w:sz="0" w:space="0" w:color="auto"/>
        <w:right w:val="none" w:sz="0" w:space="0" w:color="auto"/>
      </w:divBdr>
    </w:div>
    <w:div w:id="2077825424">
      <w:bodyDiv w:val="1"/>
      <w:marLeft w:val="0"/>
      <w:marRight w:val="0"/>
      <w:marTop w:val="0"/>
      <w:marBottom w:val="0"/>
      <w:divBdr>
        <w:top w:val="none" w:sz="0" w:space="0" w:color="auto"/>
        <w:left w:val="none" w:sz="0" w:space="0" w:color="auto"/>
        <w:bottom w:val="none" w:sz="0" w:space="0" w:color="auto"/>
        <w:right w:val="none" w:sz="0" w:space="0" w:color="auto"/>
      </w:divBdr>
    </w:div>
    <w:div w:id="2087148015">
      <w:bodyDiv w:val="1"/>
      <w:marLeft w:val="0"/>
      <w:marRight w:val="0"/>
      <w:marTop w:val="0"/>
      <w:marBottom w:val="0"/>
      <w:divBdr>
        <w:top w:val="none" w:sz="0" w:space="0" w:color="auto"/>
        <w:left w:val="none" w:sz="0" w:space="0" w:color="auto"/>
        <w:bottom w:val="none" w:sz="0" w:space="0" w:color="auto"/>
        <w:right w:val="none" w:sz="0" w:space="0" w:color="auto"/>
      </w:divBdr>
    </w:div>
    <w:div w:id="2103645737">
      <w:bodyDiv w:val="1"/>
      <w:marLeft w:val="0"/>
      <w:marRight w:val="0"/>
      <w:marTop w:val="0"/>
      <w:marBottom w:val="0"/>
      <w:divBdr>
        <w:top w:val="none" w:sz="0" w:space="0" w:color="auto"/>
        <w:left w:val="none" w:sz="0" w:space="0" w:color="auto"/>
        <w:bottom w:val="none" w:sz="0" w:space="0" w:color="auto"/>
        <w:right w:val="none" w:sz="0" w:space="0" w:color="auto"/>
      </w:divBdr>
    </w:div>
    <w:div w:id="2118215504">
      <w:bodyDiv w:val="1"/>
      <w:marLeft w:val="0"/>
      <w:marRight w:val="0"/>
      <w:marTop w:val="0"/>
      <w:marBottom w:val="0"/>
      <w:divBdr>
        <w:top w:val="none" w:sz="0" w:space="0" w:color="auto"/>
        <w:left w:val="none" w:sz="0" w:space="0" w:color="auto"/>
        <w:bottom w:val="none" w:sz="0" w:space="0" w:color="auto"/>
        <w:right w:val="none" w:sz="0" w:space="0" w:color="auto"/>
      </w:divBdr>
    </w:div>
    <w:div w:id="2135711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2.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0.png"/><Relationship Id="rId40" Type="http://schemas.openxmlformats.org/officeDocument/2006/relationships/image" Target="media/image23.png"/><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eader" Target="header3.xm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s://wgu.hosted.panopto.com/Panopto/Pages/Viewer.aspx?id=c3c4d857-28db-4a28-b27e-b168011bc038"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iara\AppData\Roaming\Microsoft\Templates\Professional%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29D0E12F2BFB42BCA2B21AE0796B4EF9"/>
        <w:category>
          <w:name w:val="General"/>
          <w:gallery w:val="placeholder"/>
        </w:category>
        <w:types>
          <w:type w:val="bbPlcHdr"/>
        </w:types>
        <w:behaviors>
          <w:behavior w:val="content"/>
        </w:behaviors>
        <w:guid w:val="{BD44B067-8EB9-48EB-9E51-E78F0A7F953C}"/>
      </w:docPartPr>
      <w:docPartBody>
        <w:p w:rsidR="00403B35" w:rsidRDefault="00403B35">
          <w:pPr>
            <w:pStyle w:val="29D0E12F2BFB42BCA2B21AE0796B4EF9"/>
          </w:pPr>
          <w:r>
            <w:t>Table 1</w:t>
          </w:r>
        </w:p>
      </w:docPartBody>
    </w:docPart>
    <w:docPart>
      <w:docPartPr>
        <w:name w:val="705F9C66138747869CAF4A248A3DEE98"/>
        <w:category>
          <w:name w:val="General"/>
          <w:gallery w:val="placeholder"/>
        </w:category>
        <w:types>
          <w:type w:val="bbPlcHdr"/>
        </w:types>
        <w:behaviors>
          <w:behavior w:val="content"/>
        </w:behaviors>
        <w:guid w:val="{F3EB0941-E092-49C9-B43C-FE46639D04D8}"/>
      </w:docPartPr>
      <w:docPartBody>
        <w:p w:rsidR="00403B35" w:rsidRDefault="00403B35">
          <w:pPr>
            <w:pStyle w:val="705F9C66138747869CAF4A248A3DEE98"/>
          </w:pPr>
          <w:r w:rsidRPr="72E609EB">
            <w:rPr>
              <w:rStyle w:val="Emphasis"/>
              <w:rFonts w:ascii="Calibri" w:eastAsia="Calibri" w:hAnsi="Calibri" w:cs="Calibri"/>
              <w:color w:val="000000" w:themeColor="text1"/>
            </w:rPr>
            <w:t>Note</w:t>
          </w:r>
          <w:r w:rsidRPr="72E609EB">
            <w:rPr>
              <w:rFonts w:ascii="Calibri" w:eastAsia="Calibri" w:hAnsi="Calibri" w:cs="Calibri"/>
              <w:color w:val="000000" w:themeColor="text1"/>
            </w:rPr>
            <w:t>:</w:t>
          </w:r>
        </w:p>
      </w:docPartBody>
    </w:docPart>
    <w:docPart>
      <w:docPartPr>
        <w:name w:val="75859BCAF58740A8B6984FF6F4537C11"/>
        <w:category>
          <w:name w:val="General"/>
          <w:gallery w:val="placeholder"/>
        </w:category>
        <w:types>
          <w:type w:val="bbPlcHdr"/>
        </w:types>
        <w:behaviors>
          <w:behavior w:val="content"/>
        </w:behaviors>
        <w:guid w:val="{85F79CFA-3829-41A4-B7FB-89356587501B}"/>
      </w:docPartPr>
      <w:docPartBody>
        <w:p w:rsidR="00403B35" w:rsidRDefault="00403B35" w:rsidP="00403B35">
          <w:pPr>
            <w:pStyle w:val="75859BCAF58740A8B6984FF6F4537C11"/>
          </w:pPr>
          <w:r w:rsidRPr="00530EF3">
            <w:rPr>
              <w:b/>
            </w:rPr>
            <w:t>Figure 1.</w:t>
          </w:r>
        </w:p>
      </w:docPartBody>
    </w:docPart>
    <w:docPart>
      <w:docPartPr>
        <w:name w:val="71B8E06CD7634E87A7AABA2FCFADCFAB"/>
        <w:category>
          <w:name w:val="General"/>
          <w:gallery w:val="placeholder"/>
        </w:category>
        <w:types>
          <w:type w:val="bbPlcHdr"/>
        </w:types>
        <w:behaviors>
          <w:behavior w:val="content"/>
        </w:behaviors>
        <w:guid w:val="{0CEF62DE-449C-450C-90AC-F207112ED1A2}"/>
      </w:docPartPr>
      <w:docPartBody>
        <w:p w:rsidR="000C142D" w:rsidRDefault="00403B35">
          <w:pPr>
            <w:pStyle w:val="71B8E06CD7634E87A7AABA2FCFADCFAB"/>
          </w:pPr>
          <w:r>
            <w:t>456</w:t>
          </w:r>
        </w:p>
      </w:docPartBody>
    </w:docPart>
    <w:docPart>
      <w:docPartPr>
        <w:name w:val="EBCB423CC6414D1386FB88B4B20EA797"/>
        <w:category>
          <w:name w:val="General"/>
          <w:gallery w:val="placeholder"/>
        </w:category>
        <w:types>
          <w:type w:val="bbPlcHdr"/>
        </w:types>
        <w:behaviors>
          <w:behavior w:val="content"/>
        </w:behaviors>
        <w:guid w:val="{29F55592-7402-487B-A856-FBC9A7692124}"/>
      </w:docPartPr>
      <w:docPartBody>
        <w:p w:rsidR="000C142D" w:rsidRDefault="00403B35">
          <w:pPr>
            <w:pStyle w:val="EBCB423CC6414D1386FB88B4B20EA797"/>
          </w:pPr>
          <w:r w:rsidRPr="576062CF">
            <w:t>Row Head</w:t>
          </w:r>
        </w:p>
      </w:docPartBody>
    </w:docPart>
    <w:docPart>
      <w:docPartPr>
        <w:name w:val="F8B47A5558254E89A21B63006A759499"/>
        <w:category>
          <w:name w:val="General"/>
          <w:gallery w:val="placeholder"/>
        </w:category>
        <w:types>
          <w:type w:val="bbPlcHdr"/>
        </w:types>
        <w:behaviors>
          <w:behavior w:val="content"/>
        </w:behaviors>
        <w:guid w:val="{0945160A-B15A-4D9F-B377-6969707D8B6D}"/>
      </w:docPartPr>
      <w:docPartBody>
        <w:p w:rsidR="000C142D" w:rsidRDefault="00403B35">
          <w:pPr>
            <w:pStyle w:val="F8B47A5558254E89A21B63006A759499"/>
          </w:pPr>
          <w:r>
            <w:t>789</w:t>
          </w:r>
        </w:p>
      </w:docPartBody>
    </w:docPart>
    <w:docPart>
      <w:docPartPr>
        <w:name w:val="AC3E72E7FB274878A1DE30B5AC25B7F0"/>
        <w:category>
          <w:name w:val="General"/>
          <w:gallery w:val="placeholder"/>
        </w:category>
        <w:types>
          <w:type w:val="bbPlcHdr"/>
        </w:types>
        <w:behaviors>
          <w:behavior w:val="content"/>
        </w:behaviors>
        <w:guid w:val="{69E6760D-852D-45EA-B65A-E284981AD259}"/>
      </w:docPartPr>
      <w:docPartBody>
        <w:p w:rsidR="0033548D" w:rsidRDefault="0033548D" w:rsidP="0033548D">
          <w:pPr>
            <w:pStyle w:val="AC3E72E7FB274878A1DE30B5AC25B7F0"/>
          </w:pPr>
          <w:r w:rsidRPr="72E609EB">
            <w:rPr>
              <w:rStyle w:val="Emphasis"/>
              <w:rFonts w:ascii="Calibri" w:eastAsia="Calibri" w:hAnsi="Calibri" w:cs="Calibri"/>
              <w:color w:val="000000" w:themeColor="text1"/>
            </w:rPr>
            <w:t>Note</w:t>
          </w:r>
          <w:r w:rsidRPr="72E609EB">
            <w:rPr>
              <w:rFonts w:ascii="Calibri" w:eastAsia="Calibri" w:hAnsi="Calibri" w:cs="Calibri"/>
              <w:color w:val="000000" w:themeColor="text1"/>
            </w:rPr>
            <w:t>:</w:t>
          </w:r>
        </w:p>
      </w:docPartBody>
    </w:docPart>
    <w:docPart>
      <w:docPartPr>
        <w:name w:val="A357949169F34668A43B28D8B0BD1DD9"/>
        <w:category>
          <w:name w:val="General"/>
          <w:gallery w:val="placeholder"/>
        </w:category>
        <w:types>
          <w:type w:val="bbPlcHdr"/>
        </w:types>
        <w:behaviors>
          <w:behavior w:val="content"/>
        </w:behaviors>
        <w:guid w:val="{93BD77D2-C8EC-42E0-A87F-F1301A4DD11D}"/>
      </w:docPartPr>
      <w:docPartBody>
        <w:p w:rsidR="0033548D" w:rsidRDefault="0033548D" w:rsidP="0033548D">
          <w:pPr>
            <w:pStyle w:val="A357949169F34668A43B28D8B0BD1DD9"/>
          </w:pPr>
          <w:r w:rsidRPr="72E609EB">
            <w:rPr>
              <w:rStyle w:val="Emphasis"/>
              <w:rFonts w:ascii="Calibri" w:eastAsia="Calibri" w:hAnsi="Calibri" w:cs="Calibri"/>
              <w:color w:val="000000" w:themeColor="text1"/>
            </w:rPr>
            <w:t>Note</w:t>
          </w:r>
          <w:r w:rsidRPr="72E609EB">
            <w:rPr>
              <w:rFonts w:ascii="Calibri" w:eastAsia="Calibri" w:hAnsi="Calibri" w:cs="Calibri"/>
              <w:color w:val="000000" w:themeColor="text1"/>
            </w:rPr>
            <w:t>:</w:t>
          </w:r>
        </w:p>
      </w:docPartBody>
    </w:docPart>
    <w:docPart>
      <w:docPartPr>
        <w:name w:val="B86669D4004849C38874A362383EC7A3"/>
        <w:category>
          <w:name w:val="General"/>
          <w:gallery w:val="placeholder"/>
        </w:category>
        <w:types>
          <w:type w:val="bbPlcHdr"/>
        </w:types>
        <w:behaviors>
          <w:behavior w:val="content"/>
        </w:behaviors>
        <w:guid w:val="{A1FC160C-5D5D-48F2-93AA-21396B00F502}"/>
      </w:docPartPr>
      <w:docPartBody>
        <w:p w:rsidR="0033548D" w:rsidRDefault="0033548D" w:rsidP="0033548D">
          <w:pPr>
            <w:pStyle w:val="B86669D4004849C38874A362383EC7A3"/>
          </w:pPr>
          <w:r w:rsidRPr="72E609EB">
            <w:rPr>
              <w:rStyle w:val="Emphasis"/>
              <w:rFonts w:ascii="Calibri" w:eastAsia="Calibri" w:hAnsi="Calibri" w:cs="Calibri"/>
              <w:color w:val="000000" w:themeColor="text1"/>
            </w:rPr>
            <w:t>Note</w:t>
          </w:r>
          <w:r w:rsidRPr="72E609EB">
            <w:rPr>
              <w:rFonts w:ascii="Calibri" w:eastAsia="Calibri" w:hAnsi="Calibri" w:cs="Calibri"/>
              <w:color w:val="000000" w:themeColor="text1"/>
            </w:rPr>
            <w:t>:</w:t>
          </w:r>
        </w:p>
      </w:docPartBody>
    </w:docPart>
    <w:docPart>
      <w:docPartPr>
        <w:name w:val="38FF072405A94CD1A57E30CE21D2A811"/>
        <w:category>
          <w:name w:val="General"/>
          <w:gallery w:val="placeholder"/>
        </w:category>
        <w:types>
          <w:type w:val="bbPlcHdr"/>
        </w:types>
        <w:behaviors>
          <w:behavior w:val="content"/>
        </w:behaviors>
        <w:guid w:val="{1AD8C9F9-E9BC-4B3C-ABD9-9790A8C2C656}"/>
      </w:docPartPr>
      <w:docPartBody>
        <w:p w:rsidR="0033548D" w:rsidRDefault="0033548D" w:rsidP="0033548D">
          <w:pPr>
            <w:pStyle w:val="38FF072405A94CD1A57E30CE21D2A811"/>
          </w:pPr>
          <w:r w:rsidRPr="72E609EB">
            <w:rPr>
              <w:rStyle w:val="Emphasis"/>
              <w:rFonts w:ascii="Calibri" w:eastAsia="Calibri" w:hAnsi="Calibri" w:cs="Calibri"/>
              <w:color w:val="000000" w:themeColor="text1"/>
            </w:rPr>
            <w:t>Note</w:t>
          </w:r>
          <w:r w:rsidRPr="72E609EB">
            <w:rPr>
              <w:rFonts w:ascii="Calibri" w:eastAsia="Calibri" w:hAnsi="Calibri" w:cs="Calibri"/>
              <w:color w:val="000000" w:themeColor="text1"/>
            </w:rPr>
            <w:t>:</w:t>
          </w:r>
        </w:p>
      </w:docPartBody>
    </w:docPart>
    <w:docPart>
      <w:docPartPr>
        <w:name w:val="9EDB05A2AFEB403EAA9AD343BFC12DAC"/>
        <w:category>
          <w:name w:val="General"/>
          <w:gallery w:val="placeholder"/>
        </w:category>
        <w:types>
          <w:type w:val="bbPlcHdr"/>
        </w:types>
        <w:behaviors>
          <w:behavior w:val="content"/>
        </w:behaviors>
        <w:guid w:val="{C2709D32-1AF3-41FD-872E-E71164FC1C15}"/>
      </w:docPartPr>
      <w:docPartBody>
        <w:p w:rsidR="0033548D" w:rsidRDefault="0033548D" w:rsidP="0033548D">
          <w:pPr>
            <w:pStyle w:val="9EDB05A2AFEB403EAA9AD343BFC12DAC"/>
          </w:pPr>
          <w:r w:rsidRPr="72E609EB">
            <w:rPr>
              <w:rStyle w:val="Emphasis"/>
              <w:rFonts w:ascii="Calibri" w:eastAsia="Calibri" w:hAnsi="Calibri" w:cs="Calibri"/>
              <w:color w:val="000000" w:themeColor="text1"/>
            </w:rPr>
            <w:t>Note</w:t>
          </w:r>
          <w:r w:rsidRPr="72E609EB">
            <w:rPr>
              <w:rFonts w:ascii="Calibri" w:eastAsia="Calibri" w:hAnsi="Calibri" w:cs="Calibri"/>
              <w:color w:val="000000" w:themeColor="text1"/>
            </w:rPr>
            <w:t>:</w:t>
          </w:r>
        </w:p>
      </w:docPartBody>
    </w:docPart>
    <w:docPart>
      <w:docPartPr>
        <w:name w:val="A1EE065A52C544C39832C727352F291A"/>
        <w:category>
          <w:name w:val="General"/>
          <w:gallery w:val="placeholder"/>
        </w:category>
        <w:types>
          <w:type w:val="bbPlcHdr"/>
        </w:types>
        <w:behaviors>
          <w:behavior w:val="content"/>
        </w:behaviors>
        <w:guid w:val="{C72A76B1-247C-4A1B-BB9C-4EB618EFF6A3}"/>
      </w:docPartPr>
      <w:docPartBody>
        <w:p w:rsidR="0033548D" w:rsidRDefault="0033548D" w:rsidP="0033548D">
          <w:pPr>
            <w:pStyle w:val="A1EE065A52C544C39832C727352F291A"/>
          </w:pPr>
          <w:r w:rsidRPr="72E609EB">
            <w:rPr>
              <w:rStyle w:val="Emphasis"/>
              <w:rFonts w:ascii="Calibri" w:eastAsia="Calibri" w:hAnsi="Calibri" w:cs="Calibri"/>
              <w:color w:val="000000" w:themeColor="text1"/>
            </w:rPr>
            <w:t>Note</w:t>
          </w:r>
          <w:r w:rsidRPr="72E609EB">
            <w:rPr>
              <w:rFonts w:ascii="Calibri" w:eastAsia="Calibri" w:hAnsi="Calibri" w:cs="Calibri"/>
              <w:color w:val="000000" w:themeColor="text1"/>
            </w:rPr>
            <w:t>:</w:t>
          </w:r>
        </w:p>
      </w:docPartBody>
    </w:docPart>
    <w:docPart>
      <w:docPartPr>
        <w:name w:val="4FCA59194280480D85D7C1D666138303"/>
        <w:category>
          <w:name w:val="General"/>
          <w:gallery w:val="placeholder"/>
        </w:category>
        <w:types>
          <w:type w:val="bbPlcHdr"/>
        </w:types>
        <w:behaviors>
          <w:behavior w:val="content"/>
        </w:behaviors>
        <w:guid w:val="{1368BC8F-69D9-4D9C-B2FF-9F2444CB4EEF}"/>
      </w:docPartPr>
      <w:docPartBody>
        <w:p w:rsidR="0033548D" w:rsidRDefault="0033548D" w:rsidP="0033548D">
          <w:pPr>
            <w:pStyle w:val="4FCA59194280480D85D7C1D666138303"/>
          </w:pPr>
          <w:r w:rsidRPr="72E609EB">
            <w:rPr>
              <w:rStyle w:val="Emphasis"/>
              <w:rFonts w:ascii="Calibri" w:eastAsia="Calibri" w:hAnsi="Calibri" w:cs="Calibri"/>
              <w:color w:val="000000" w:themeColor="text1"/>
            </w:rPr>
            <w:t>Note</w:t>
          </w:r>
          <w:r w:rsidRPr="72E609EB">
            <w:rPr>
              <w:rFonts w:ascii="Calibri" w:eastAsia="Calibri" w:hAnsi="Calibri" w:cs="Calibri"/>
              <w:color w:val="000000" w:themeColor="text1"/>
            </w:rPr>
            <w:t>:</w:t>
          </w:r>
        </w:p>
      </w:docPartBody>
    </w:docPart>
    <w:docPart>
      <w:docPartPr>
        <w:name w:val="350B3B9915B54F76BB4B583FF18528E6"/>
        <w:category>
          <w:name w:val="General"/>
          <w:gallery w:val="placeholder"/>
        </w:category>
        <w:types>
          <w:type w:val="bbPlcHdr"/>
        </w:types>
        <w:behaviors>
          <w:behavior w:val="content"/>
        </w:behaviors>
        <w:guid w:val="{1B2E92A6-517E-4704-A46A-67438553C3BF}"/>
      </w:docPartPr>
      <w:docPartBody>
        <w:p w:rsidR="0033548D" w:rsidRDefault="0033548D" w:rsidP="0033548D">
          <w:pPr>
            <w:pStyle w:val="350B3B9915B54F76BB4B583FF18528E6"/>
          </w:pPr>
          <w:r w:rsidRPr="72E609EB">
            <w:rPr>
              <w:rStyle w:val="Emphasis"/>
              <w:rFonts w:ascii="Calibri" w:eastAsia="Calibri" w:hAnsi="Calibri" w:cs="Calibri"/>
              <w:color w:val="000000" w:themeColor="text1"/>
            </w:rPr>
            <w:t>Note</w:t>
          </w:r>
          <w:r w:rsidRPr="72E609EB">
            <w:rPr>
              <w:rFonts w:ascii="Calibri" w:eastAsia="Calibri" w:hAnsi="Calibri" w:cs="Calibri"/>
              <w:color w:val="000000" w:themeColor="text1"/>
            </w:rPr>
            <w:t>:</w:t>
          </w:r>
        </w:p>
      </w:docPartBody>
    </w:docPart>
    <w:docPart>
      <w:docPartPr>
        <w:name w:val="10DB40E7A1FE4693923F84435C8C38DA"/>
        <w:category>
          <w:name w:val="General"/>
          <w:gallery w:val="placeholder"/>
        </w:category>
        <w:types>
          <w:type w:val="bbPlcHdr"/>
        </w:types>
        <w:behaviors>
          <w:behavior w:val="content"/>
        </w:behaviors>
        <w:guid w:val="{F7D85A05-1A6F-447C-8C49-0094FBDF580F}"/>
      </w:docPartPr>
      <w:docPartBody>
        <w:p w:rsidR="0033548D" w:rsidRDefault="0033548D" w:rsidP="0033548D">
          <w:pPr>
            <w:pStyle w:val="10DB40E7A1FE4693923F84435C8C38DA"/>
          </w:pPr>
          <w:r w:rsidRPr="72E609EB">
            <w:rPr>
              <w:rStyle w:val="Emphasis"/>
              <w:rFonts w:ascii="Calibri" w:eastAsia="Calibri" w:hAnsi="Calibri" w:cs="Calibri"/>
              <w:color w:val="000000" w:themeColor="text1"/>
            </w:rPr>
            <w:t>Note</w:t>
          </w:r>
          <w:r w:rsidRPr="72E609EB">
            <w:rPr>
              <w:rFonts w:ascii="Calibri" w:eastAsia="Calibri" w:hAnsi="Calibri" w:cs="Calibri"/>
              <w:color w:val="000000" w:themeColor="text1"/>
            </w:rPr>
            <w:t>:</w:t>
          </w:r>
        </w:p>
      </w:docPartBody>
    </w:docPart>
    <w:docPart>
      <w:docPartPr>
        <w:name w:val="6B138103AB394C51B9DFF8121D3C5C2D"/>
        <w:category>
          <w:name w:val="General"/>
          <w:gallery w:val="placeholder"/>
        </w:category>
        <w:types>
          <w:type w:val="bbPlcHdr"/>
        </w:types>
        <w:behaviors>
          <w:behavior w:val="content"/>
        </w:behaviors>
        <w:guid w:val="{E4222068-D836-4D86-AD26-5FF4F87BB5B9}"/>
      </w:docPartPr>
      <w:docPartBody>
        <w:p w:rsidR="0033548D" w:rsidRDefault="0033548D" w:rsidP="0033548D">
          <w:pPr>
            <w:pStyle w:val="6B138103AB394C51B9DFF8121D3C5C2D"/>
          </w:pPr>
          <w:r w:rsidRPr="72E609EB">
            <w:rPr>
              <w:rStyle w:val="Emphasis"/>
              <w:rFonts w:ascii="Calibri" w:eastAsia="Calibri" w:hAnsi="Calibri" w:cs="Calibri"/>
              <w:color w:val="000000" w:themeColor="text1"/>
            </w:rPr>
            <w:t>Note</w:t>
          </w:r>
          <w:r w:rsidRPr="72E609EB">
            <w:rPr>
              <w:rFonts w:ascii="Calibri" w:eastAsia="Calibri" w:hAnsi="Calibri" w:cs="Calibri"/>
              <w:color w:val="000000" w:themeColor="text1"/>
            </w:rPr>
            <w:t>:</w:t>
          </w:r>
        </w:p>
      </w:docPartBody>
    </w:docPart>
    <w:docPart>
      <w:docPartPr>
        <w:name w:val="2AEB9D430CD14E77B10048C6A2DD0734"/>
        <w:category>
          <w:name w:val="General"/>
          <w:gallery w:val="placeholder"/>
        </w:category>
        <w:types>
          <w:type w:val="bbPlcHdr"/>
        </w:types>
        <w:behaviors>
          <w:behavior w:val="content"/>
        </w:behaviors>
        <w:guid w:val="{EB3A9D94-BEA3-42F5-8CCB-89F68BEBCF0C}"/>
      </w:docPartPr>
      <w:docPartBody>
        <w:p w:rsidR="0033548D" w:rsidRDefault="0033548D" w:rsidP="0033548D">
          <w:pPr>
            <w:pStyle w:val="2AEB9D430CD14E77B10048C6A2DD0734"/>
          </w:pPr>
          <w:r w:rsidRPr="72E609EB">
            <w:rPr>
              <w:rStyle w:val="Emphasis"/>
              <w:rFonts w:ascii="Calibri" w:eastAsia="Calibri" w:hAnsi="Calibri" w:cs="Calibri"/>
              <w:color w:val="000000" w:themeColor="text1"/>
            </w:rPr>
            <w:t>Note</w:t>
          </w:r>
          <w:r w:rsidRPr="72E609EB">
            <w:rPr>
              <w:rFonts w:ascii="Calibri" w:eastAsia="Calibri" w:hAnsi="Calibri" w:cs="Calibri"/>
              <w:color w:val="000000" w:themeColor="text1"/>
            </w:rPr>
            <w:t>:</w:t>
          </w:r>
        </w:p>
      </w:docPartBody>
    </w:docPart>
    <w:docPart>
      <w:docPartPr>
        <w:name w:val="B07A881756374D6C9E74256F81144621"/>
        <w:category>
          <w:name w:val="General"/>
          <w:gallery w:val="placeholder"/>
        </w:category>
        <w:types>
          <w:type w:val="bbPlcHdr"/>
        </w:types>
        <w:behaviors>
          <w:behavior w:val="content"/>
        </w:behaviors>
        <w:guid w:val="{F4F10E73-5B95-4D60-9309-49B8D0FE45B6}"/>
      </w:docPartPr>
      <w:docPartBody>
        <w:p w:rsidR="0033548D" w:rsidRDefault="0033548D" w:rsidP="0033548D">
          <w:pPr>
            <w:pStyle w:val="B07A881756374D6C9E74256F81144621"/>
          </w:pPr>
          <w:r w:rsidRPr="72E609EB">
            <w:rPr>
              <w:rStyle w:val="Emphasis"/>
              <w:rFonts w:ascii="Calibri" w:eastAsia="Calibri" w:hAnsi="Calibri" w:cs="Calibri"/>
              <w:color w:val="000000" w:themeColor="text1"/>
            </w:rPr>
            <w:t>Note</w:t>
          </w:r>
          <w:r w:rsidRPr="72E609EB">
            <w:rPr>
              <w:rFonts w:ascii="Calibri" w:eastAsia="Calibri" w:hAnsi="Calibri" w:cs="Calibri"/>
              <w:color w:val="000000" w:themeColor="text1"/>
            </w:rPr>
            <w:t>:</w:t>
          </w:r>
        </w:p>
      </w:docPartBody>
    </w:docPart>
    <w:docPart>
      <w:docPartPr>
        <w:name w:val="CD13A13B94F04B1EA70DE10181D46962"/>
        <w:category>
          <w:name w:val="General"/>
          <w:gallery w:val="placeholder"/>
        </w:category>
        <w:types>
          <w:type w:val="bbPlcHdr"/>
        </w:types>
        <w:behaviors>
          <w:behavior w:val="content"/>
        </w:behaviors>
        <w:guid w:val="{9CA0D758-2094-4F27-9DB4-84704941C348}"/>
      </w:docPartPr>
      <w:docPartBody>
        <w:p w:rsidR="0033548D" w:rsidRDefault="0033548D" w:rsidP="0033548D">
          <w:pPr>
            <w:pStyle w:val="CD13A13B94F04B1EA70DE10181D46962"/>
          </w:pPr>
          <w:r w:rsidRPr="72E609EB">
            <w:rPr>
              <w:rStyle w:val="Emphasis"/>
              <w:rFonts w:ascii="Calibri" w:eastAsia="Calibri" w:hAnsi="Calibri" w:cs="Calibri"/>
              <w:color w:val="000000" w:themeColor="text1"/>
            </w:rPr>
            <w:t>Note</w:t>
          </w:r>
          <w:r w:rsidRPr="72E609EB">
            <w:rPr>
              <w:rFonts w:ascii="Calibri" w:eastAsia="Calibri" w:hAnsi="Calibri" w:cs="Calibri"/>
              <w:color w:val="000000" w:themeColor="text1"/>
            </w:rPr>
            <w:t>:</w:t>
          </w:r>
        </w:p>
      </w:docPartBody>
    </w:docPart>
    <w:docPart>
      <w:docPartPr>
        <w:name w:val="D61D22D0987B43A68A21721C4B4D71D9"/>
        <w:category>
          <w:name w:val="General"/>
          <w:gallery w:val="placeholder"/>
        </w:category>
        <w:types>
          <w:type w:val="bbPlcHdr"/>
        </w:types>
        <w:behaviors>
          <w:behavior w:val="content"/>
        </w:behaviors>
        <w:guid w:val="{C760125B-5D69-4A31-93A2-3C11CF9B7AD3}"/>
      </w:docPartPr>
      <w:docPartBody>
        <w:p w:rsidR="0033548D" w:rsidRDefault="0033548D" w:rsidP="0033548D">
          <w:pPr>
            <w:pStyle w:val="D61D22D0987B43A68A21721C4B4D71D9"/>
          </w:pPr>
          <w:r w:rsidRPr="72E609EB">
            <w:rPr>
              <w:rStyle w:val="Emphasis"/>
              <w:rFonts w:ascii="Calibri" w:eastAsia="Calibri" w:hAnsi="Calibri" w:cs="Calibri"/>
              <w:color w:val="000000" w:themeColor="text1"/>
            </w:rPr>
            <w:t>Note</w:t>
          </w:r>
          <w:r w:rsidRPr="72E609EB">
            <w:rPr>
              <w:rFonts w:ascii="Calibri" w:eastAsia="Calibri" w:hAnsi="Calibri" w:cs="Calibri"/>
              <w:color w:val="000000" w:themeColor="text1"/>
            </w:rPr>
            <w:t>:</w:t>
          </w:r>
        </w:p>
      </w:docPartBody>
    </w:docPart>
    <w:docPart>
      <w:docPartPr>
        <w:name w:val="3B1067BBC3374D4CB7FEB5635BE06BF5"/>
        <w:category>
          <w:name w:val="General"/>
          <w:gallery w:val="placeholder"/>
        </w:category>
        <w:types>
          <w:type w:val="bbPlcHdr"/>
        </w:types>
        <w:behaviors>
          <w:behavior w:val="content"/>
        </w:behaviors>
        <w:guid w:val="{25FEC91A-D431-4784-BD19-1C671D30E97A}"/>
      </w:docPartPr>
      <w:docPartBody>
        <w:p w:rsidR="0033548D" w:rsidRDefault="0033548D" w:rsidP="0033548D">
          <w:pPr>
            <w:pStyle w:val="3B1067BBC3374D4CB7FEB5635BE06BF5"/>
          </w:pPr>
          <w:r w:rsidRPr="72E609EB">
            <w:rPr>
              <w:rStyle w:val="Emphasis"/>
              <w:rFonts w:ascii="Calibri" w:eastAsia="Calibri" w:hAnsi="Calibri" w:cs="Calibri"/>
              <w:color w:val="000000" w:themeColor="text1"/>
            </w:rPr>
            <w:t>Note</w:t>
          </w:r>
          <w:r w:rsidRPr="72E609EB">
            <w:rPr>
              <w:rFonts w:ascii="Calibri" w:eastAsia="Calibri" w:hAnsi="Calibri" w:cs="Calibri"/>
              <w:color w:val="000000" w:themeColor="text1"/>
            </w:rPr>
            <w:t>:</w:t>
          </w:r>
        </w:p>
      </w:docPartBody>
    </w:docPart>
    <w:docPart>
      <w:docPartPr>
        <w:name w:val="70D02CB86E4541C0A9CD5B20BF2594F4"/>
        <w:category>
          <w:name w:val="General"/>
          <w:gallery w:val="placeholder"/>
        </w:category>
        <w:types>
          <w:type w:val="bbPlcHdr"/>
        </w:types>
        <w:behaviors>
          <w:behavior w:val="content"/>
        </w:behaviors>
        <w:guid w:val="{2DD34197-02EA-4FA8-A439-2429DF2B5799}"/>
      </w:docPartPr>
      <w:docPartBody>
        <w:p w:rsidR="0033548D" w:rsidRDefault="0033548D" w:rsidP="0033548D">
          <w:pPr>
            <w:pStyle w:val="70D02CB86E4541C0A9CD5B20BF2594F4"/>
          </w:pPr>
          <w:r w:rsidRPr="72E609EB">
            <w:rPr>
              <w:rStyle w:val="Emphasis"/>
              <w:rFonts w:ascii="Calibri" w:eastAsia="Calibri" w:hAnsi="Calibri" w:cs="Calibri"/>
              <w:color w:val="000000" w:themeColor="text1"/>
            </w:rPr>
            <w:t>Note</w:t>
          </w:r>
          <w:r w:rsidRPr="72E609EB">
            <w:rPr>
              <w:rFonts w:ascii="Calibri" w:eastAsia="Calibri" w:hAnsi="Calibri" w:cs="Calibri"/>
              <w:color w:val="000000" w:themeColor="text1"/>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leo">
    <w:charset w:val="00"/>
    <w:family w:val="auto"/>
    <w:pitch w:val="variable"/>
    <w:sig w:usb0="00000007" w:usb1="00000000" w:usb2="00000000" w:usb3="00000000" w:csb0="00000083"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B35"/>
    <w:rsid w:val="000C142D"/>
    <w:rsid w:val="00164E20"/>
    <w:rsid w:val="002F6CAB"/>
    <w:rsid w:val="0033548D"/>
    <w:rsid w:val="00403B35"/>
    <w:rsid w:val="00654BFE"/>
    <w:rsid w:val="00DC4A2A"/>
    <w:rsid w:val="00FB31B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after="0" w:line="480" w:lineRule="auto"/>
      <w:jc w:val="center"/>
      <w:outlineLvl w:val="0"/>
    </w:pPr>
    <w:rPr>
      <w:rFonts w:eastAsiaTheme="minorHAnsi"/>
      <w:b/>
      <w:bCs/>
      <w:kern w:val="0"/>
      <w:sz w:val="22"/>
      <w:szCs w:val="22"/>
      <w14:ligatures w14:val="none"/>
    </w:rPr>
  </w:style>
  <w:style w:type="paragraph" w:styleId="Heading3">
    <w:name w:val="heading 3"/>
    <w:basedOn w:val="Normal"/>
    <w:next w:val="Normal"/>
    <w:link w:val="Heading3Char"/>
    <w:uiPriority w:val="9"/>
    <w:unhideWhenUsed/>
    <w:qFormat/>
    <w:pPr>
      <w:spacing w:after="0" w:line="480" w:lineRule="auto"/>
      <w:outlineLvl w:val="2"/>
    </w:pPr>
    <w:rPr>
      <w:rFonts w:eastAsiaTheme="minorHAnsi"/>
      <w:b/>
      <w:bCs/>
      <w:i/>
      <w:iCs/>
      <w:kern w:val="0"/>
      <w:sz w:val="22"/>
      <w:szCs w:val="22"/>
      <w14:ligatures w14:val="none"/>
    </w:rPr>
  </w:style>
  <w:style w:type="paragraph" w:styleId="Heading4">
    <w:name w:val="heading 4"/>
    <w:basedOn w:val="Normal"/>
    <w:next w:val="Normal"/>
    <w:link w:val="Heading4Char"/>
    <w:uiPriority w:val="9"/>
    <w:unhideWhenUsed/>
    <w:qFormat/>
    <w:pPr>
      <w:spacing w:after="0" w:line="480" w:lineRule="auto"/>
      <w:outlineLvl w:val="3"/>
    </w:pPr>
    <w:rPr>
      <w:rFonts w:eastAsiaTheme="minorHAnsi"/>
      <w:b/>
      <w:bCs/>
      <w:kern w:val="0"/>
      <w:sz w:val="22"/>
      <w:szCs w:val="22"/>
      <w14:ligatures w14:val="none"/>
    </w:rPr>
  </w:style>
  <w:style w:type="paragraph" w:styleId="Heading5">
    <w:name w:val="heading 5"/>
    <w:basedOn w:val="Normal"/>
    <w:next w:val="Normal"/>
    <w:link w:val="Heading5Char"/>
    <w:uiPriority w:val="9"/>
    <w:unhideWhenUsed/>
    <w:qFormat/>
    <w:pPr>
      <w:spacing w:after="0" w:line="480" w:lineRule="auto"/>
      <w:outlineLvl w:val="4"/>
    </w:pPr>
    <w:rPr>
      <w:rFonts w:eastAsiaTheme="minorHAnsi"/>
      <w:b/>
      <w:bCs/>
      <w:i/>
      <w:iCs/>
      <w:kern w:val="0"/>
      <w:sz w:val="22"/>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B8E06CD7634E87A7AABA2FCFADCFAB">
    <w:name w:val="71B8E06CD7634E87A7AABA2FCFADCFAB"/>
  </w:style>
  <w:style w:type="paragraph" w:customStyle="1" w:styleId="EBCB423CC6414D1386FB88B4B20EA797">
    <w:name w:val="EBCB423CC6414D1386FB88B4B20EA797"/>
  </w:style>
  <w:style w:type="paragraph" w:customStyle="1" w:styleId="F8B47A5558254E89A21B63006A759499">
    <w:name w:val="F8B47A5558254E89A21B63006A759499"/>
  </w:style>
  <w:style w:type="character" w:styleId="Strong">
    <w:name w:val="Strong"/>
    <w:basedOn w:val="DefaultParagraphFont"/>
    <w:uiPriority w:val="22"/>
    <w:qFormat/>
    <w:rPr>
      <w:b/>
      <w:bCs/>
    </w:rPr>
  </w:style>
  <w:style w:type="character" w:styleId="Emphasis">
    <w:name w:val="Emphasis"/>
    <w:basedOn w:val="DefaultParagraphFont"/>
    <w:uiPriority w:val="20"/>
    <w:qFormat/>
    <w:rsid w:val="0033548D"/>
    <w:rPr>
      <w:i/>
      <w:iCs/>
    </w:rPr>
  </w:style>
  <w:style w:type="character" w:customStyle="1" w:styleId="Heading1Char">
    <w:name w:val="Heading 1 Char"/>
    <w:basedOn w:val="DefaultParagraphFont"/>
    <w:link w:val="Heading1"/>
    <w:uiPriority w:val="9"/>
    <w:rPr>
      <w:rFonts w:eastAsiaTheme="minorHAnsi"/>
      <w:b/>
      <w:bCs/>
      <w:kern w:val="0"/>
      <w:sz w:val="22"/>
      <w:szCs w:val="22"/>
      <w14:ligatures w14:val="none"/>
    </w:rPr>
  </w:style>
  <w:style w:type="character" w:customStyle="1" w:styleId="Heading3Char">
    <w:name w:val="Heading 3 Char"/>
    <w:basedOn w:val="DefaultParagraphFont"/>
    <w:link w:val="Heading3"/>
    <w:uiPriority w:val="9"/>
    <w:rPr>
      <w:rFonts w:eastAsiaTheme="minorHAnsi"/>
      <w:b/>
      <w:bCs/>
      <w:i/>
      <w:iCs/>
      <w:kern w:val="0"/>
      <w:sz w:val="22"/>
      <w:szCs w:val="22"/>
      <w14:ligatures w14:val="none"/>
    </w:rPr>
  </w:style>
  <w:style w:type="character" w:customStyle="1" w:styleId="Heading4Char">
    <w:name w:val="Heading 4 Char"/>
    <w:basedOn w:val="DefaultParagraphFont"/>
    <w:link w:val="Heading4"/>
    <w:uiPriority w:val="9"/>
    <w:rPr>
      <w:rFonts w:eastAsiaTheme="minorHAnsi"/>
      <w:b/>
      <w:bCs/>
      <w:kern w:val="0"/>
      <w:sz w:val="22"/>
      <w:szCs w:val="22"/>
      <w14:ligatures w14:val="none"/>
    </w:rPr>
  </w:style>
  <w:style w:type="character" w:customStyle="1" w:styleId="Heading5Char">
    <w:name w:val="Heading 5 Char"/>
    <w:basedOn w:val="DefaultParagraphFont"/>
    <w:link w:val="Heading5"/>
    <w:uiPriority w:val="9"/>
    <w:rPr>
      <w:rFonts w:eastAsiaTheme="minorHAnsi"/>
      <w:b/>
      <w:bCs/>
      <w:i/>
      <w:iCs/>
      <w:kern w:val="0"/>
      <w:sz w:val="22"/>
      <w:szCs w:val="22"/>
      <w14:ligatures w14:val="none"/>
    </w:rPr>
  </w:style>
  <w:style w:type="paragraph" w:customStyle="1" w:styleId="29D0E12F2BFB42BCA2B21AE0796B4EF9">
    <w:name w:val="29D0E12F2BFB42BCA2B21AE0796B4EF9"/>
  </w:style>
  <w:style w:type="paragraph" w:customStyle="1" w:styleId="C548F8A24CFA4F67BDFB7DCFD4B9D90B">
    <w:name w:val="C548F8A24CFA4F67BDFB7DCFD4B9D90B"/>
  </w:style>
  <w:style w:type="paragraph" w:customStyle="1" w:styleId="2B4A07BA1CAC4601AAB8CEAE02DF81D3">
    <w:name w:val="2B4A07BA1CAC4601AAB8CEAE02DF81D3"/>
  </w:style>
  <w:style w:type="paragraph" w:customStyle="1" w:styleId="E41DBD4D9C9046D7B095E34668AF5E5E">
    <w:name w:val="E41DBD4D9C9046D7B095E34668AF5E5E"/>
  </w:style>
  <w:style w:type="paragraph" w:customStyle="1" w:styleId="705F9C66138747869CAF4A248A3DEE98">
    <w:name w:val="705F9C66138747869CAF4A248A3DEE98"/>
  </w:style>
  <w:style w:type="character" w:styleId="Hyperlink">
    <w:name w:val="Hyperlink"/>
    <w:basedOn w:val="DefaultParagraphFont"/>
    <w:uiPriority w:val="99"/>
    <w:unhideWhenUsed/>
    <w:rPr>
      <w:color w:val="467886" w:themeColor="hyperlink"/>
      <w:u w:val="single"/>
    </w:rPr>
  </w:style>
  <w:style w:type="paragraph" w:customStyle="1" w:styleId="75859BCAF58740A8B6984FF6F4537C11">
    <w:name w:val="75859BCAF58740A8B6984FF6F4537C11"/>
    <w:rsid w:val="00403B35"/>
  </w:style>
  <w:style w:type="paragraph" w:customStyle="1" w:styleId="AC3E72E7FB274878A1DE30B5AC25B7F0">
    <w:name w:val="AC3E72E7FB274878A1DE30B5AC25B7F0"/>
    <w:rsid w:val="0033548D"/>
  </w:style>
  <w:style w:type="paragraph" w:customStyle="1" w:styleId="A357949169F34668A43B28D8B0BD1DD9">
    <w:name w:val="A357949169F34668A43B28D8B0BD1DD9"/>
    <w:rsid w:val="0033548D"/>
  </w:style>
  <w:style w:type="paragraph" w:customStyle="1" w:styleId="B86669D4004849C38874A362383EC7A3">
    <w:name w:val="B86669D4004849C38874A362383EC7A3"/>
    <w:rsid w:val="0033548D"/>
  </w:style>
  <w:style w:type="paragraph" w:customStyle="1" w:styleId="38FF072405A94CD1A57E30CE21D2A811">
    <w:name w:val="38FF072405A94CD1A57E30CE21D2A811"/>
    <w:rsid w:val="0033548D"/>
  </w:style>
  <w:style w:type="paragraph" w:customStyle="1" w:styleId="9EDB05A2AFEB403EAA9AD343BFC12DAC">
    <w:name w:val="9EDB05A2AFEB403EAA9AD343BFC12DAC"/>
    <w:rsid w:val="0033548D"/>
  </w:style>
  <w:style w:type="paragraph" w:customStyle="1" w:styleId="A1EE065A52C544C39832C727352F291A">
    <w:name w:val="A1EE065A52C544C39832C727352F291A"/>
    <w:rsid w:val="0033548D"/>
  </w:style>
  <w:style w:type="paragraph" w:customStyle="1" w:styleId="4FCA59194280480D85D7C1D666138303">
    <w:name w:val="4FCA59194280480D85D7C1D666138303"/>
    <w:rsid w:val="0033548D"/>
  </w:style>
  <w:style w:type="paragraph" w:customStyle="1" w:styleId="0B470A4A17B6401DA59CF7480D1FF199">
    <w:name w:val="0B470A4A17B6401DA59CF7480D1FF199"/>
    <w:rsid w:val="0033548D"/>
  </w:style>
  <w:style w:type="paragraph" w:customStyle="1" w:styleId="350B3B9915B54F76BB4B583FF18528E6">
    <w:name w:val="350B3B9915B54F76BB4B583FF18528E6"/>
    <w:rsid w:val="0033548D"/>
  </w:style>
  <w:style w:type="paragraph" w:customStyle="1" w:styleId="5AAC1445B54043CF9B4F92C264B85C88">
    <w:name w:val="5AAC1445B54043CF9B4F92C264B85C88"/>
    <w:rsid w:val="0033548D"/>
  </w:style>
  <w:style w:type="paragraph" w:customStyle="1" w:styleId="10DB40E7A1FE4693923F84435C8C38DA">
    <w:name w:val="10DB40E7A1FE4693923F84435C8C38DA"/>
    <w:rsid w:val="0033548D"/>
  </w:style>
  <w:style w:type="paragraph" w:customStyle="1" w:styleId="6B138103AB394C51B9DFF8121D3C5C2D">
    <w:name w:val="6B138103AB394C51B9DFF8121D3C5C2D"/>
    <w:rsid w:val="0033548D"/>
  </w:style>
  <w:style w:type="paragraph" w:customStyle="1" w:styleId="2AEB9D430CD14E77B10048C6A2DD0734">
    <w:name w:val="2AEB9D430CD14E77B10048C6A2DD0734"/>
    <w:rsid w:val="0033548D"/>
  </w:style>
  <w:style w:type="paragraph" w:customStyle="1" w:styleId="B07A881756374D6C9E74256F81144621">
    <w:name w:val="B07A881756374D6C9E74256F81144621"/>
    <w:rsid w:val="0033548D"/>
  </w:style>
  <w:style w:type="paragraph" w:customStyle="1" w:styleId="CD13A13B94F04B1EA70DE10181D46962">
    <w:name w:val="CD13A13B94F04B1EA70DE10181D46962"/>
    <w:rsid w:val="0033548D"/>
  </w:style>
  <w:style w:type="paragraph" w:customStyle="1" w:styleId="D61D22D0987B43A68A21721C4B4D71D9">
    <w:name w:val="D61D22D0987B43A68A21721C4B4D71D9"/>
    <w:rsid w:val="0033548D"/>
  </w:style>
  <w:style w:type="paragraph" w:customStyle="1" w:styleId="3B1067BBC3374D4CB7FEB5635BE06BF5">
    <w:name w:val="3B1067BBC3374D4CB7FEB5635BE06BF5"/>
    <w:rsid w:val="0033548D"/>
  </w:style>
  <w:style w:type="paragraph" w:customStyle="1" w:styleId="70D02CB86E4541C0A9CD5B20BF2594F4">
    <w:name w:val="70D02CB86E4541C0A9CD5B20BF2594F4"/>
    <w:rsid w:val="0033548D"/>
  </w:style>
  <w:style w:type="paragraph" w:customStyle="1" w:styleId="1B37C0D4AB0642E1AF023A6808E78653">
    <w:name w:val="1B37C0D4AB0642E1AF023A6808E78653"/>
    <w:rsid w:val="0033548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Eri</b:Tag>
    <b:SourceType>DocumentFromInternetSite</b:SourceType>
    <b:Guid>{235FC00C-29DC-4A48-8224-720FD3C20BA0}</b:Guid>
    <b:Title>Scales</b:Title>
    <b:Author>
      <b:Author>
        <b:NameList>
          <b:Person>
            <b:Last>Eric Straw, Ph.D. </b:Last>
          </b:Person>
        </b:NameList>
      </b:Author>
    </b:Author>
    <b:InternetSiteTitle>Data Science Team SharePoint</b:InternetSiteTitle>
    <b:Year>2023</b:Year>
    <b:URL>https://westerngovernorsuniversity.sharepoint.com/sites/DataScienceTeam/Shared%20Documents/Forms/AllItems.aspx?id=%2Fsites%2FDataScienceTeam%2FShared%20Documents%2FGraduate%20Team%2FD206%2FStudent%20Facing%20Resources%2FDr%2E%20Straw%20breakdown%20of%20da</b:URL>
    <b:RefOrder>1</b:RefOrder>
  </b:Source>
  <b:Source>
    <b:Tag>Ant20</b:Tag>
    <b:SourceType>InternetSite</b:SourceType>
    <b:Guid>{5AA774C8-1974-434D-AC56-114BAAED0870}</b:Guid>
    <b:Title>Outliers detection in R</b:Title>
    <b:InternetSiteTitle>Stats and R</b:InternetSiteTitle>
    <b:Year>2020</b:Year>
    <b:Month>08</b:Month>
    <b:Day>11</b:Day>
    <b:URL>https://statsandr.com/blog/outliers-detection-in-r/</b:URL>
    <b:Author>
      <b:Author>
        <b:NameList>
          <b:Person>
            <b:Last>Soetewey</b:Last>
            <b:First>Antoine</b:First>
          </b:Person>
        </b:NameList>
      </b:Author>
    </b:Author>
    <b:RefOrder>2</b:RefOrder>
  </b:Source>
  <b:Source>
    <b:Tag>Car27</b:Tag>
    <b:SourceType>InternetSite</b:SourceType>
    <b:Guid>{60BAF609-FE4F-4820-ABA1-489EDA473AB6}</b:Guid>
    <b:Author>
      <b:Author>
        <b:NameList>
          <b:Person>
            <b:Last>Sanford</b:Last>
            <b:First>Carlos</b:First>
          </b:Person>
        </b:NameList>
      </b:Author>
    </b:Author>
    <b:Title>What states have zip codes that start with 0?</b:Title>
    <b:InternetSiteTitle>NCESC</b:InternetSiteTitle>
    <b:Year>27</b:Year>
    <b:Month>April</b:Month>
    <b:Day>2024</b:Day>
    <b:URL>https://www.ncesc.com/geographic-faq/what-states-have-zip-codes-that-start-with-0/#:~:text=Yes%2C%20there%20are%20several%20states%20in%20the%20US,%28VI%29%2C%20APO%20Europe%20%28AE%29%2C%20and%20FPO%20Europe%20%28AE%29.</b:URL>
    <b:RefOrder>3</b:RefOrder>
  </b:Source>
  <b:Source>
    <b:Tag>Jam20</b:Tag>
    <b:SourceType>InternetSite</b:SourceType>
    <b:Guid>{02CB5F25-4A64-4E92-8A84-200A70172AB4}</b:Guid>
    <b:Author>
      <b:Author>
        <b:NameList>
          <b:Person>
            <b:Last>Coll</b:Last>
            <b:First>James</b:First>
          </b:Person>
        </b:NameList>
      </b:Author>
    </b:Author>
    <b:Title>Advantages And Pitfalls Of Using The Z Score</b:Title>
    <b:InternetSiteTitle>statcalculators</b:InternetSiteTitle>
    <b:Year>2020</b:Year>
    <b:Month>May</b:Month>
    <b:Day>7</b:Day>
    <b:URL>https://statcalculators.com/advantages-and-pitfalls-of-using-the-z-score/</b:URL>
    <b:RefOrder>5</b:RefOrder>
  </b:Source>
  <b:Source>
    <b:Tag>Big</b:Tag>
    <b:SourceType>InternetSite</b:SourceType>
    <b:Guid>{9674A7A8-3E27-4434-9E2B-B6091B953954}</b:Guid>
    <b:Author>
      <b:Author>
        <b:Corporate>Bigabid</b:Corporate>
      </b:Author>
    </b:Author>
    <b:Title>PCA: What, How, and Why</b:Title>
    <b:InternetSiteTitle>Bigabid</b:InternetSiteTitle>
    <b:URL>https://www.bigabid.com/what-is-pca-and-how-can-i-use-it/</b:URL>
    <b:RefOrder>6</b:RefOrder>
  </b:Source>
  <b:Source>
    <b:Tag>Bac22</b:Tag>
    <b:SourceType>InternetSite</b:SourceType>
    <b:Guid>{765FA22A-7C9F-41E4-9E64-99A18BCAF33D}</b:Guid>
    <b:Title>magrittr: A Forward-Pipe Operator for R</b:Title>
    <b:InternetSiteTitle>magrittr</b:InternetSiteTitle>
    <b:Year>2022</b:Year>
    <b:URL>https://magrittr.tidyverse.org, https://github.com/tidyverse/magrittr</b:URL>
    <b:Author>
      <b:Author>
        <b:NameList>
          <b:Person>
            <b:Last>Bache</b:Last>
            <b:Middle>Milton</b:Middle>
            <b:First>Stefan</b:First>
          </b:Person>
          <b:Person>
            <b:Last>Wickham</b:Last>
            <b:First>Hadley</b:First>
          </b:Person>
        </b:NameList>
      </b:Author>
    </b:Author>
    <b:RefOrder>4</b:RefOrder>
  </b:Source>
</b:Sources>
</file>

<file path=customXml/itemProps1.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2D686CB8-6245-413C-A355-156513A377FC}">
  <ds:schemaRefs>
    <ds:schemaRef ds:uri="http://schemas.microsoft.com/sharepoint/v3/contenttype/forms"/>
  </ds:schemaRefs>
</ds:datastoreItem>
</file>

<file path=customXml/itemProps4.xml><?xml version="1.0" encoding="utf-8"?>
<ds:datastoreItem xmlns:ds="http://schemas.openxmlformats.org/officeDocument/2006/customXml" ds:itemID="{6BB0BEC4-27E1-49AC-846E-03B8CDF5F4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Template>
  <TotalTime>0</TotalTime>
  <Pages>29</Pages>
  <Words>6187</Words>
  <Characters>35266</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41371</CharactersWithSpaces>
  <SharedDoc>false</SharedDoc>
  <HLinks>
    <vt:vector size="306" baseType="variant">
      <vt:variant>
        <vt:i4>1900564</vt:i4>
      </vt:variant>
      <vt:variant>
        <vt:i4>276</vt:i4>
      </vt:variant>
      <vt:variant>
        <vt:i4>0</vt:i4>
      </vt:variant>
      <vt:variant>
        <vt:i4>5</vt:i4>
      </vt:variant>
      <vt:variant>
        <vt:lpwstr/>
      </vt:variant>
      <vt:variant>
        <vt:lpwstr>_Figure_21</vt:lpwstr>
      </vt:variant>
      <vt:variant>
        <vt:i4>1835028</vt:i4>
      </vt:variant>
      <vt:variant>
        <vt:i4>273</vt:i4>
      </vt:variant>
      <vt:variant>
        <vt:i4>0</vt:i4>
      </vt:variant>
      <vt:variant>
        <vt:i4>5</vt:i4>
      </vt:variant>
      <vt:variant>
        <vt:lpwstr/>
      </vt:variant>
      <vt:variant>
        <vt:lpwstr>_Figure_20</vt:lpwstr>
      </vt:variant>
      <vt:variant>
        <vt:i4>1376279</vt:i4>
      </vt:variant>
      <vt:variant>
        <vt:i4>270</vt:i4>
      </vt:variant>
      <vt:variant>
        <vt:i4>0</vt:i4>
      </vt:variant>
      <vt:variant>
        <vt:i4>5</vt:i4>
      </vt:variant>
      <vt:variant>
        <vt:lpwstr/>
      </vt:variant>
      <vt:variant>
        <vt:lpwstr>_Figure_19.</vt:lpwstr>
      </vt:variant>
      <vt:variant>
        <vt:i4>1376279</vt:i4>
      </vt:variant>
      <vt:variant>
        <vt:i4>267</vt:i4>
      </vt:variant>
      <vt:variant>
        <vt:i4>0</vt:i4>
      </vt:variant>
      <vt:variant>
        <vt:i4>5</vt:i4>
      </vt:variant>
      <vt:variant>
        <vt:lpwstr/>
      </vt:variant>
      <vt:variant>
        <vt:lpwstr>_Figure_19.</vt:lpwstr>
      </vt:variant>
      <vt:variant>
        <vt:i4>2883622</vt:i4>
      </vt:variant>
      <vt:variant>
        <vt:i4>261</vt:i4>
      </vt:variant>
      <vt:variant>
        <vt:i4>0</vt:i4>
      </vt:variant>
      <vt:variant>
        <vt:i4>5</vt:i4>
      </vt:variant>
      <vt:variant>
        <vt:lpwstr/>
      </vt:variant>
      <vt:variant>
        <vt:lpwstr>_Figure_8</vt:lpwstr>
      </vt:variant>
      <vt:variant>
        <vt:i4>2883622</vt:i4>
      </vt:variant>
      <vt:variant>
        <vt:i4>258</vt:i4>
      </vt:variant>
      <vt:variant>
        <vt:i4>0</vt:i4>
      </vt:variant>
      <vt:variant>
        <vt:i4>5</vt:i4>
      </vt:variant>
      <vt:variant>
        <vt:lpwstr/>
      </vt:variant>
      <vt:variant>
        <vt:lpwstr>_Figure_6</vt:lpwstr>
      </vt:variant>
      <vt:variant>
        <vt:i4>2883622</vt:i4>
      </vt:variant>
      <vt:variant>
        <vt:i4>255</vt:i4>
      </vt:variant>
      <vt:variant>
        <vt:i4>0</vt:i4>
      </vt:variant>
      <vt:variant>
        <vt:i4>5</vt:i4>
      </vt:variant>
      <vt:variant>
        <vt:lpwstr/>
      </vt:variant>
      <vt:variant>
        <vt:lpwstr>_Figure_5</vt:lpwstr>
      </vt:variant>
      <vt:variant>
        <vt:i4>2883622</vt:i4>
      </vt:variant>
      <vt:variant>
        <vt:i4>252</vt:i4>
      </vt:variant>
      <vt:variant>
        <vt:i4>0</vt:i4>
      </vt:variant>
      <vt:variant>
        <vt:i4>5</vt:i4>
      </vt:variant>
      <vt:variant>
        <vt:lpwstr/>
      </vt:variant>
      <vt:variant>
        <vt:lpwstr>_Figure_9</vt:lpwstr>
      </vt:variant>
      <vt:variant>
        <vt:i4>2883622</vt:i4>
      </vt:variant>
      <vt:variant>
        <vt:i4>249</vt:i4>
      </vt:variant>
      <vt:variant>
        <vt:i4>0</vt:i4>
      </vt:variant>
      <vt:variant>
        <vt:i4>5</vt:i4>
      </vt:variant>
      <vt:variant>
        <vt:lpwstr/>
      </vt:variant>
      <vt:variant>
        <vt:lpwstr>_Figure_7</vt:lpwstr>
      </vt:variant>
      <vt:variant>
        <vt:i4>2883622</vt:i4>
      </vt:variant>
      <vt:variant>
        <vt:i4>246</vt:i4>
      </vt:variant>
      <vt:variant>
        <vt:i4>0</vt:i4>
      </vt:variant>
      <vt:variant>
        <vt:i4>5</vt:i4>
      </vt:variant>
      <vt:variant>
        <vt:lpwstr/>
      </vt:variant>
      <vt:variant>
        <vt:lpwstr>_Figure_4</vt:lpwstr>
      </vt:variant>
      <vt:variant>
        <vt:i4>2883622</vt:i4>
      </vt:variant>
      <vt:variant>
        <vt:i4>243</vt:i4>
      </vt:variant>
      <vt:variant>
        <vt:i4>0</vt:i4>
      </vt:variant>
      <vt:variant>
        <vt:i4>5</vt:i4>
      </vt:variant>
      <vt:variant>
        <vt:lpwstr/>
      </vt:variant>
      <vt:variant>
        <vt:lpwstr>_Figure_3</vt:lpwstr>
      </vt:variant>
      <vt:variant>
        <vt:i4>2883622</vt:i4>
      </vt:variant>
      <vt:variant>
        <vt:i4>240</vt:i4>
      </vt:variant>
      <vt:variant>
        <vt:i4>0</vt:i4>
      </vt:variant>
      <vt:variant>
        <vt:i4>5</vt:i4>
      </vt:variant>
      <vt:variant>
        <vt:lpwstr/>
      </vt:variant>
      <vt:variant>
        <vt:lpwstr>_Figure_2</vt:lpwstr>
      </vt:variant>
      <vt:variant>
        <vt:i4>4259853</vt:i4>
      </vt:variant>
      <vt:variant>
        <vt:i4>237</vt:i4>
      </vt:variant>
      <vt:variant>
        <vt:i4>0</vt:i4>
      </vt:variant>
      <vt:variant>
        <vt:i4>5</vt:i4>
      </vt:variant>
      <vt:variant>
        <vt:lpwstr/>
      </vt:variant>
      <vt:variant>
        <vt:lpwstr>_Table_2</vt:lpwstr>
      </vt:variant>
      <vt:variant>
        <vt:i4>1769523</vt:i4>
      </vt:variant>
      <vt:variant>
        <vt:i4>224</vt:i4>
      </vt:variant>
      <vt:variant>
        <vt:i4>0</vt:i4>
      </vt:variant>
      <vt:variant>
        <vt:i4>5</vt:i4>
      </vt:variant>
      <vt:variant>
        <vt:lpwstr/>
      </vt:variant>
      <vt:variant>
        <vt:lpwstr>_Toc165735484</vt:lpwstr>
      </vt:variant>
      <vt:variant>
        <vt:i4>1769523</vt:i4>
      </vt:variant>
      <vt:variant>
        <vt:i4>218</vt:i4>
      </vt:variant>
      <vt:variant>
        <vt:i4>0</vt:i4>
      </vt:variant>
      <vt:variant>
        <vt:i4>5</vt:i4>
      </vt:variant>
      <vt:variant>
        <vt:lpwstr/>
      </vt:variant>
      <vt:variant>
        <vt:lpwstr>_Toc165735483</vt:lpwstr>
      </vt:variant>
      <vt:variant>
        <vt:i4>1769523</vt:i4>
      </vt:variant>
      <vt:variant>
        <vt:i4>212</vt:i4>
      </vt:variant>
      <vt:variant>
        <vt:i4>0</vt:i4>
      </vt:variant>
      <vt:variant>
        <vt:i4>5</vt:i4>
      </vt:variant>
      <vt:variant>
        <vt:lpwstr/>
      </vt:variant>
      <vt:variant>
        <vt:lpwstr>_Toc165735482</vt:lpwstr>
      </vt:variant>
      <vt:variant>
        <vt:i4>1769523</vt:i4>
      </vt:variant>
      <vt:variant>
        <vt:i4>206</vt:i4>
      </vt:variant>
      <vt:variant>
        <vt:i4>0</vt:i4>
      </vt:variant>
      <vt:variant>
        <vt:i4>5</vt:i4>
      </vt:variant>
      <vt:variant>
        <vt:lpwstr/>
      </vt:variant>
      <vt:variant>
        <vt:lpwstr>_Toc165735481</vt:lpwstr>
      </vt:variant>
      <vt:variant>
        <vt:i4>1769523</vt:i4>
      </vt:variant>
      <vt:variant>
        <vt:i4>200</vt:i4>
      </vt:variant>
      <vt:variant>
        <vt:i4>0</vt:i4>
      </vt:variant>
      <vt:variant>
        <vt:i4>5</vt:i4>
      </vt:variant>
      <vt:variant>
        <vt:lpwstr/>
      </vt:variant>
      <vt:variant>
        <vt:lpwstr>_Toc165735480</vt:lpwstr>
      </vt:variant>
      <vt:variant>
        <vt:i4>1310771</vt:i4>
      </vt:variant>
      <vt:variant>
        <vt:i4>194</vt:i4>
      </vt:variant>
      <vt:variant>
        <vt:i4>0</vt:i4>
      </vt:variant>
      <vt:variant>
        <vt:i4>5</vt:i4>
      </vt:variant>
      <vt:variant>
        <vt:lpwstr/>
      </vt:variant>
      <vt:variant>
        <vt:lpwstr>_Toc165735479</vt:lpwstr>
      </vt:variant>
      <vt:variant>
        <vt:i4>1310771</vt:i4>
      </vt:variant>
      <vt:variant>
        <vt:i4>188</vt:i4>
      </vt:variant>
      <vt:variant>
        <vt:i4>0</vt:i4>
      </vt:variant>
      <vt:variant>
        <vt:i4>5</vt:i4>
      </vt:variant>
      <vt:variant>
        <vt:lpwstr/>
      </vt:variant>
      <vt:variant>
        <vt:lpwstr>_Toc165735478</vt:lpwstr>
      </vt:variant>
      <vt:variant>
        <vt:i4>1310771</vt:i4>
      </vt:variant>
      <vt:variant>
        <vt:i4>182</vt:i4>
      </vt:variant>
      <vt:variant>
        <vt:i4>0</vt:i4>
      </vt:variant>
      <vt:variant>
        <vt:i4>5</vt:i4>
      </vt:variant>
      <vt:variant>
        <vt:lpwstr/>
      </vt:variant>
      <vt:variant>
        <vt:lpwstr>_Toc165735477</vt:lpwstr>
      </vt:variant>
      <vt:variant>
        <vt:i4>1310771</vt:i4>
      </vt:variant>
      <vt:variant>
        <vt:i4>176</vt:i4>
      </vt:variant>
      <vt:variant>
        <vt:i4>0</vt:i4>
      </vt:variant>
      <vt:variant>
        <vt:i4>5</vt:i4>
      </vt:variant>
      <vt:variant>
        <vt:lpwstr/>
      </vt:variant>
      <vt:variant>
        <vt:lpwstr>_Toc165735476</vt:lpwstr>
      </vt:variant>
      <vt:variant>
        <vt:i4>1310771</vt:i4>
      </vt:variant>
      <vt:variant>
        <vt:i4>170</vt:i4>
      </vt:variant>
      <vt:variant>
        <vt:i4>0</vt:i4>
      </vt:variant>
      <vt:variant>
        <vt:i4>5</vt:i4>
      </vt:variant>
      <vt:variant>
        <vt:lpwstr/>
      </vt:variant>
      <vt:variant>
        <vt:lpwstr>_Toc165735475</vt:lpwstr>
      </vt:variant>
      <vt:variant>
        <vt:i4>1310771</vt:i4>
      </vt:variant>
      <vt:variant>
        <vt:i4>164</vt:i4>
      </vt:variant>
      <vt:variant>
        <vt:i4>0</vt:i4>
      </vt:variant>
      <vt:variant>
        <vt:i4>5</vt:i4>
      </vt:variant>
      <vt:variant>
        <vt:lpwstr/>
      </vt:variant>
      <vt:variant>
        <vt:lpwstr>_Toc165735474</vt:lpwstr>
      </vt:variant>
      <vt:variant>
        <vt:i4>1310771</vt:i4>
      </vt:variant>
      <vt:variant>
        <vt:i4>158</vt:i4>
      </vt:variant>
      <vt:variant>
        <vt:i4>0</vt:i4>
      </vt:variant>
      <vt:variant>
        <vt:i4>5</vt:i4>
      </vt:variant>
      <vt:variant>
        <vt:lpwstr/>
      </vt:variant>
      <vt:variant>
        <vt:lpwstr>_Toc165735473</vt:lpwstr>
      </vt:variant>
      <vt:variant>
        <vt:i4>1310771</vt:i4>
      </vt:variant>
      <vt:variant>
        <vt:i4>152</vt:i4>
      </vt:variant>
      <vt:variant>
        <vt:i4>0</vt:i4>
      </vt:variant>
      <vt:variant>
        <vt:i4>5</vt:i4>
      </vt:variant>
      <vt:variant>
        <vt:lpwstr/>
      </vt:variant>
      <vt:variant>
        <vt:lpwstr>_Toc165735472</vt:lpwstr>
      </vt:variant>
      <vt:variant>
        <vt:i4>1310771</vt:i4>
      </vt:variant>
      <vt:variant>
        <vt:i4>146</vt:i4>
      </vt:variant>
      <vt:variant>
        <vt:i4>0</vt:i4>
      </vt:variant>
      <vt:variant>
        <vt:i4>5</vt:i4>
      </vt:variant>
      <vt:variant>
        <vt:lpwstr/>
      </vt:variant>
      <vt:variant>
        <vt:lpwstr>_Toc165735471</vt:lpwstr>
      </vt:variant>
      <vt:variant>
        <vt:i4>1310771</vt:i4>
      </vt:variant>
      <vt:variant>
        <vt:i4>140</vt:i4>
      </vt:variant>
      <vt:variant>
        <vt:i4>0</vt:i4>
      </vt:variant>
      <vt:variant>
        <vt:i4>5</vt:i4>
      </vt:variant>
      <vt:variant>
        <vt:lpwstr/>
      </vt:variant>
      <vt:variant>
        <vt:lpwstr>_Toc165735470</vt:lpwstr>
      </vt:variant>
      <vt:variant>
        <vt:i4>1376307</vt:i4>
      </vt:variant>
      <vt:variant>
        <vt:i4>134</vt:i4>
      </vt:variant>
      <vt:variant>
        <vt:i4>0</vt:i4>
      </vt:variant>
      <vt:variant>
        <vt:i4>5</vt:i4>
      </vt:variant>
      <vt:variant>
        <vt:lpwstr/>
      </vt:variant>
      <vt:variant>
        <vt:lpwstr>_Toc165735469</vt:lpwstr>
      </vt:variant>
      <vt:variant>
        <vt:i4>1376307</vt:i4>
      </vt:variant>
      <vt:variant>
        <vt:i4>128</vt:i4>
      </vt:variant>
      <vt:variant>
        <vt:i4>0</vt:i4>
      </vt:variant>
      <vt:variant>
        <vt:i4>5</vt:i4>
      </vt:variant>
      <vt:variant>
        <vt:lpwstr/>
      </vt:variant>
      <vt:variant>
        <vt:lpwstr>_Toc165735468</vt:lpwstr>
      </vt:variant>
      <vt:variant>
        <vt:i4>1376307</vt:i4>
      </vt:variant>
      <vt:variant>
        <vt:i4>122</vt:i4>
      </vt:variant>
      <vt:variant>
        <vt:i4>0</vt:i4>
      </vt:variant>
      <vt:variant>
        <vt:i4>5</vt:i4>
      </vt:variant>
      <vt:variant>
        <vt:lpwstr/>
      </vt:variant>
      <vt:variant>
        <vt:lpwstr>_Toc165735467</vt:lpwstr>
      </vt:variant>
      <vt:variant>
        <vt:i4>1376307</vt:i4>
      </vt:variant>
      <vt:variant>
        <vt:i4>116</vt:i4>
      </vt:variant>
      <vt:variant>
        <vt:i4>0</vt:i4>
      </vt:variant>
      <vt:variant>
        <vt:i4>5</vt:i4>
      </vt:variant>
      <vt:variant>
        <vt:lpwstr/>
      </vt:variant>
      <vt:variant>
        <vt:lpwstr>_Toc165735466</vt:lpwstr>
      </vt:variant>
      <vt:variant>
        <vt:i4>1376307</vt:i4>
      </vt:variant>
      <vt:variant>
        <vt:i4>110</vt:i4>
      </vt:variant>
      <vt:variant>
        <vt:i4>0</vt:i4>
      </vt:variant>
      <vt:variant>
        <vt:i4>5</vt:i4>
      </vt:variant>
      <vt:variant>
        <vt:lpwstr/>
      </vt:variant>
      <vt:variant>
        <vt:lpwstr>_Toc165735465</vt:lpwstr>
      </vt:variant>
      <vt:variant>
        <vt:i4>1376307</vt:i4>
      </vt:variant>
      <vt:variant>
        <vt:i4>104</vt:i4>
      </vt:variant>
      <vt:variant>
        <vt:i4>0</vt:i4>
      </vt:variant>
      <vt:variant>
        <vt:i4>5</vt:i4>
      </vt:variant>
      <vt:variant>
        <vt:lpwstr/>
      </vt:variant>
      <vt:variant>
        <vt:lpwstr>_Toc165735464</vt:lpwstr>
      </vt:variant>
      <vt:variant>
        <vt:i4>1376307</vt:i4>
      </vt:variant>
      <vt:variant>
        <vt:i4>98</vt:i4>
      </vt:variant>
      <vt:variant>
        <vt:i4>0</vt:i4>
      </vt:variant>
      <vt:variant>
        <vt:i4>5</vt:i4>
      </vt:variant>
      <vt:variant>
        <vt:lpwstr/>
      </vt:variant>
      <vt:variant>
        <vt:lpwstr>_Toc165735463</vt:lpwstr>
      </vt:variant>
      <vt:variant>
        <vt:i4>1376307</vt:i4>
      </vt:variant>
      <vt:variant>
        <vt:i4>92</vt:i4>
      </vt:variant>
      <vt:variant>
        <vt:i4>0</vt:i4>
      </vt:variant>
      <vt:variant>
        <vt:i4>5</vt:i4>
      </vt:variant>
      <vt:variant>
        <vt:lpwstr/>
      </vt:variant>
      <vt:variant>
        <vt:lpwstr>_Toc165735462</vt:lpwstr>
      </vt:variant>
      <vt:variant>
        <vt:i4>1376307</vt:i4>
      </vt:variant>
      <vt:variant>
        <vt:i4>86</vt:i4>
      </vt:variant>
      <vt:variant>
        <vt:i4>0</vt:i4>
      </vt:variant>
      <vt:variant>
        <vt:i4>5</vt:i4>
      </vt:variant>
      <vt:variant>
        <vt:lpwstr/>
      </vt:variant>
      <vt:variant>
        <vt:lpwstr>_Toc165735461</vt:lpwstr>
      </vt:variant>
      <vt:variant>
        <vt:i4>1376307</vt:i4>
      </vt:variant>
      <vt:variant>
        <vt:i4>80</vt:i4>
      </vt:variant>
      <vt:variant>
        <vt:i4>0</vt:i4>
      </vt:variant>
      <vt:variant>
        <vt:i4>5</vt:i4>
      </vt:variant>
      <vt:variant>
        <vt:lpwstr/>
      </vt:variant>
      <vt:variant>
        <vt:lpwstr>_Toc165735460</vt:lpwstr>
      </vt:variant>
      <vt:variant>
        <vt:i4>1441843</vt:i4>
      </vt:variant>
      <vt:variant>
        <vt:i4>74</vt:i4>
      </vt:variant>
      <vt:variant>
        <vt:i4>0</vt:i4>
      </vt:variant>
      <vt:variant>
        <vt:i4>5</vt:i4>
      </vt:variant>
      <vt:variant>
        <vt:lpwstr/>
      </vt:variant>
      <vt:variant>
        <vt:lpwstr>_Toc165735459</vt:lpwstr>
      </vt:variant>
      <vt:variant>
        <vt:i4>1441843</vt:i4>
      </vt:variant>
      <vt:variant>
        <vt:i4>68</vt:i4>
      </vt:variant>
      <vt:variant>
        <vt:i4>0</vt:i4>
      </vt:variant>
      <vt:variant>
        <vt:i4>5</vt:i4>
      </vt:variant>
      <vt:variant>
        <vt:lpwstr/>
      </vt:variant>
      <vt:variant>
        <vt:lpwstr>_Toc165735458</vt:lpwstr>
      </vt:variant>
      <vt:variant>
        <vt:i4>1441843</vt:i4>
      </vt:variant>
      <vt:variant>
        <vt:i4>62</vt:i4>
      </vt:variant>
      <vt:variant>
        <vt:i4>0</vt:i4>
      </vt:variant>
      <vt:variant>
        <vt:i4>5</vt:i4>
      </vt:variant>
      <vt:variant>
        <vt:lpwstr/>
      </vt:variant>
      <vt:variant>
        <vt:lpwstr>_Toc165735457</vt:lpwstr>
      </vt:variant>
      <vt:variant>
        <vt:i4>1441843</vt:i4>
      </vt:variant>
      <vt:variant>
        <vt:i4>56</vt:i4>
      </vt:variant>
      <vt:variant>
        <vt:i4>0</vt:i4>
      </vt:variant>
      <vt:variant>
        <vt:i4>5</vt:i4>
      </vt:variant>
      <vt:variant>
        <vt:lpwstr/>
      </vt:variant>
      <vt:variant>
        <vt:lpwstr>_Toc165735456</vt:lpwstr>
      </vt:variant>
      <vt:variant>
        <vt:i4>1441843</vt:i4>
      </vt:variant>
      <vt:variant>
        <vt:i4>50</vt:i4>
      </vt:variant>
      <vt:variant>
        <vt:i4>0</vt:i4>
      </vt:variant>
      <vt:variant>
        <vt:i4>5</vt:i4>
      </vt:variant>
      <vt:variant>
        <vt:lpwstr/>
      </vt:variant>
      <vt:variant>
        <vt:lpwstr>_Toc165735455</vt:lpwstr>
      </vt:variant>
      <vt:variant>
        <vt:i4>1441843</vt:i4>
      </vt:variant>
      <vt:variant>
        <vt:i4>44</vt:i4>
      </vt:variant>
      <vt:variant>
        <vt:i4>0</vt:i4>
      </vt:variant>
      <vt:variant>
        <vt:i4>5</vt:i4>
      </vt:variant>
      <vt:variant>
        <vt:lpwstr/>
      </vt:variant>
      <vt:variant>
        <vt:lpwstr>_Toc165735454</vt:lpwstr>
      </vt:variant>
      <vt:variant>
        <vt:i4>1441843</vt:i4>
      </vt:variant>
      <vt:variant>
        <vt:i4>38</vt:i4>
      </vt:variant>
      <vt:variant>
        <vt:i4>0</vt:i4>
      </vt:variant>
      <vt:variant>
        <vt:i4>5</vt:i4>
      </vt:variant>
      <vt:variant>
        <vt:lpwstr/>
      </vt:variant>
      <vt:variant>
        <vt:lpwstr>_Toc165735453</vt:lpwstr>
      </vt:variant>
      <vt:variant>
        <vt:i4>1441843</vt:i4>
      </vt:variant>
      <vt:variant>
        <vt:i4>32</vt:i4>
      </vt:variant>
      <vt:variant>
        <vt:i4>0</vt:i4>
      </vt:variant>
      <vt:variant>
        <vt:i4>5</vt:i4>
      </vt:variant>
      <vt:variant>
        <vt:lpwstr/>
      </vt:variant>
      <vt:variant>
        <vt:lpwstr>_Toc165735452</vt:lpwstr>
      </vt:variant>
      <vt:variant>
        <vt:i4>1441843</vt:i4>
      </vt:variant>
      <vt:variant>
        <vt:i4>26</vt:i4>
      </vt:variant>
      <vt:variant>
        <vt:i4>0</vt:i4>
      </vt:variant>
      <vt:variant>
        <vt:i4>5</vt:i4>
      </vt:variant>
      <vt:variant>
        <vt:lpwstr/>
      </vt:variant>
      <vt:variant>
        <vt:lpwstr>_Toc165735451</vt:lpwstr>
      </vt:variant>
      <vt:variant>
        <vt:i4>1441843</vt:i4>
      </vt:variant>
      <vt:variant>
        <vt:i4>20</vt:i4>
      </vt:variant>
      <vt:variant>
        <vt:i4>0</vt:i4>
      </vt:variant>
      <vt:variant>
        <vt:i4>5</vt:i4>
      </vt:variant>
      <vt:variant>
        <vt:lpwstr/>
      </vt:variant>
      <vt:variant>
        <vt:lpwstr>_Toc165735450</vt:lpwstr>
      </vt:variant>
      <vt:variant>
        <vt:i4>1507379</vt:i4>
      </vt:variant>
      <vt:variant>
        <vt:i4>14</vt:i4>
      </vt:variant>
      <vt:variant>
        <vt:i4>0</vt:i4>
      </vt:variant>
      <vt:variant>
        <vt:i4>5</vt:i4>
      </vt:variant>
      <vt:variant>
        <vt:lpwstr/>
      </vt:variant>
      <vt:variant>
        <vt:lpwstr>_Toc165735449</vt:lpwstr>
      </vt:variant>
      <vt:variant>
        <vt:i4>1507379</vt:i4>
      </vt:variant>
      <vt:variant>
        <vt:i4>8</vt:i4>
      </vt:variant>
      <vt:variant>
        <vt:i4>0</vt:i4>
      </vt:variant>
      <vt:variant>
        <vt:i4>5</vt:i4>
      </vt:variant>
      <vt:variant>
        <vt:lpwstr/>
      </vt:variant>
      <vt:variant>
        <vt:lpwstr>_Toc165735448</vt:lpwstr>
      </vt:variant>
      <vt:variant>
        <vt:i4>1507379</vt:i4>
      </vt:variant>
      <vt:variant>
        <vt:i4>2</vt:i4>
      </vt:variant>
      <vt:variant>
        <vt:i4>0</vt:i4>
      </vt:variant>
      <vt:variant>
        <vt:i4>5</vt:i4>
      </vt:variant>
      <vt:variant>
        <vt:lpwstr/>
      </vt:variant>
      <vt:variant>
        <vt:lpwstr>_Toc165735447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2024-04-26T12:32:00Z</dcterms:created>
  <dcterms:modified xsi:type="dcterms:W3CDTF">2024-05-06T18:09:00Z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